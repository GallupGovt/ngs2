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E81DBE" w14:textId="77777777" w:rsidR="001F79F6" w:rsidRDefault="001F79F6"/>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394ADDB2" w14:textId="77777777">
        <w:tc>
          <w:tcPr>
            <w:tcW w:w="6480" w:type="dxa"/>
            <w:shd w:val="clear" w:color="auto" w:fill="FFFFFF"/>
            <w:tcMar>
              <w:top w:w="100" w:type="dxa"/>
              <w:left w:w="100" w:type="dxa"/>
              <w:bottom w:w="100" w:type="dxa"/>
              <w:right w:w="100" w:type="dxa"/>
            </w:tcMar>
          </w:tcPr>
          <w:p w14:paraId="1CC9B966" w14:textId="77777777" w:rsidR="001F79F6" w:rsidRDefault="00BC11FB">
            <w:pPr>
              <w:pStyle w:val="Heading2"/>
              <w:keepNext w:val="0"/>
              <w:keepLines w:val="0"/>
              <w:widowControl w:val="0"/>
              <w:spacing w:before="300" w:after="160" w:line="264" w:lineRule="auto"/>
              <w:contextualSpacing w:val="0"/>
              <w:jc w:val="both"/>
              <w:rPr>
                <w:b/>
                <w:color w:val="333333"/>
                <w:sz w:val="45"/>
                <w:szCs w:val="45"/>
              </w:rPr>
            </w:pPr>
            <w:bookmarkStart w:id="0" w:name="_ssqvm9xf4o5w" w:colFirst="0" w:colLast="0"/>
            <w:bookmarkEnd w:id="0"/>
            <w:r>
              <w:rPr>
                <w:b/>
                <w:color w:val="333333"/>
                <w:sz w:val="45"/>
                <w:szCs w:val="45"/>
              </w:rPr>
              <w:t>How to Play (1/11)</w:t>
            </w:r>
          </w:p>
          <w:p w14:paraId="01DA3A73" w14:textId="60CBEEAB" w:rsidR="001F79F6" w:rsidRDefault="00BC11FB">
            <w:pPr>
              <w:widowControl w:val="0"/>
              <w:spacing w:after="160" w:line="240" w:lineRule="auto"/>
              <w:jc w:val="both"/>
              <w:rPr>
                <w:color w:val="333333"/>
              </w:rPr>
            </w:pPr>
            <w:r>
              <w:rPr>
                <w:color w:val="333333"/>
              </w:rPr>
              <w:t xml:space="preserve">If at any time during this tutorial you do not see </w:t>
            </w:r>
            <w:del w:id="1" w:author="Marlar, Jenny" w:date="2017-03-17T10:46:00Z">
              <w:r w:rsidDel="00EE73B7">
                <w:rPr>
                  <w:color w:val="333333"/>
                </w:rPr>
                <w:delText>a button to proceed</w:delText>
              </w:r>
            </w:del>
            <w:ins w:id="2" w:author="Marlar, Jenny" w:date="2017-03-17T10:46:00Z">
              <w:r w:rsidR="00EE73B7">
                <w:rPr>
                  <w:color w:val="333333"/>
                </w:rPr>
                <w:t>the next button</w:t>
              </w:r>
            </w:ins>
            <w:r>
              <w:rPr>
                <w:color w:val="333333"/>
              </w:rPr>
              <w:t>, please refresh your browser.</w:t>
            </w:r>
          </w:p>
          <w:p w14:paraId="2C0110B1" w14:textId="0895DE70" w:rsidR="001F79F6" w:rsidRDefault="00BC11FB">
            <w:pPr>
              <w:widowControl w:val="0"/>
              <w:spacing w:after="160" w:line="240" w:lineRule="auto"/>
              <w:jc w:val="both"/>
              <w:rPr>
                <w:color w:val="333333"/>
              </w:rPr>
            </w:pPr>
            <w:r>
              <w:rPr>
                <w:color w:val="333333"/>
              </w:rPr>
              <w:t xml:space="preserve">You will play this game with other </w:t>
            </w:r>
            <w:commentRangeStart w:id="3"/>
            <w:del w:id="4" w:author="Sofia Kluch" w:date="2017-03-20T16:11:00Z">
              <w:r w:rsidDel="00275936">
                <w:rPr>
                  <w:color w:val="333333"/>
                </w:rPr>
                <w:delText xml:space="preserve">Mechanical Turk </w:delText>
              </w:r>
              <w:commentRangeEnd w:id="3"/>
              <w:r w:rsidR="00E243EB" w:rsidDel="00275936">
                <w:rPr>
                  <w:rStyle w:val="CommentReference"/>
                </w:rPr>
                <w:commentReference w:id="3"/>
              </w:r>
              <w:r w:rsidDel="00275936">
                <w:rPr>
                  <w:color w:val="333333"/>
                </w:rPr>
                <w:delText>workers</w:delText>
              </w:r>
            </w:del>
            <w:ins w:id="5" w:author="Sofia Kluch" w:date="2017-03-20T16:11:00Z">
              <w:r w:rsidR="00275936">
                <w:rPr>
                  <w:color w:val="333333"/>
                </w:rPr>
                <w:t>World Lab participants</w:t>
              </w:r>
            </w:ins>
            <w:r>
              <w:rPr>
                <w:color w:val="333333"/>
              </w:rPr>
              <w:t>.</w:t>
            </w:r>
          </w:p>
          <w:p w14:paraId="3FEA11A6" w14:textId="67B8B07B" w:rsidR="001F79F6" w:rsidRDefault="00BC11FB">
            <w:pPr>
              <w:widowControl w:val="0"/>
              <w:spacing w:after="160" w:line="240" w:lineRule="auto"/>
              <w:jc w:val="both"/>
              <w:rPr>
                <w:color w:val="333333"/>
              </w:rPr>
            </w:pPr>
            <w:r>
              <w:rPr>
                <w:color w:val="333333"/>
              </w:rPr>
              <w:t xml:space="preserve">The diagram on the left will show you and the </w:t>
            </w:r>
            <w:ins w:id="6" w:author="Sofia Kluch" w:date="2017-03-20T16:13:00Z">
              <w:r w:rsidR="00275936">
                <w:rPr>
                  <w:color w:val="333333"/>
                </w:rPr>
                <w:t xml:space="preserve">other World Lab </w:t>
              </w:r>
            </w:ins>
            <w:r>
              <w:rPr>
                <w:color w:val="333333"/>
              </w:rPr>
              <w:t>players you are directly connected with</w:t>
            </w:r>
            <w:ins w:id="7" w:author="Sofia Kluch" w:date="2017-03-20T16:13:00Z">
              <w:r w:rsidR="00275936">
                <w:rPr>
                  <w:color w:val="333333"/>
                </w:rPr>
                <w:t xml:space="preserve"> around you</w:t>
              </w:r>
            </w:ins>
            <w:r>
              <w:rPr>
                <w:color w:val="333333"/>
              </w:rPr>
              <w:t>.</w:t>
            </w:r>
          </w:p>
          <w:p w14:paraId="11B3D264" w14:textId="33575E70" w:rsidR="001F79F6" w:rsidRDefault="00BC11FB">
            <w:pPr>
              <w:widowControl w:val="0"/>
              <w:spacing w:after="160" w:line="240" w:lineRule="auto"/>
              <w:jc w:val="both"/>
              <w:rPr>
                <w:color w:val="333333"/>
              </w:rPr>
            </w:pPr>
            <w:r>
              <w:rPr>
                <w:color w:val="333333"/>
              </w:rPr>
              <w:t xml:space="preserve">You are represented by the </w:t>
            </w:r>
            <w:ins w:id="8" w:author="Marlar, Jenny" w:date="2017-03-17T10:54:00Z">
              <w:r w:rsidR="00EE73B7">
                <w:rPr>
                  <w:color w:val="333333"/>
                </w:rPr>
                <w:t xml:space="preserve">picture </w:t>
              </w:r>
            </w:ins>
            <w:del w:id="9" w:author="Marlar, Jenny" w:date="2017-03-17T10:54:00Z">
              <w:r w:rsidDel="00EE73B7">
                <w:rPr>
                  <w:color w:val="333333"/>
                </w:rPr>
                <w:delText xml:space="preserve">avatar </w:delText>
              </w:r>
            </w:del>
            <w:r>
              <w:rPr>
                <w:color w:val="333333"/>
              </w:rPr>
              <w:t>in the center of the diagram</w:t>
            </w:r>
            <w:ins w:id="10" w:author="Marlar, Jenny" w:date="2017-03-17T10:54:00Z">
              <w:r w:rsidR="00EE73B7">
                <w:rPr>
                  <w:color w:val="333333"/>
                </w:rPr>
                <w:t xml:space="preserve">, </w:t>
              </w:r>
              <w:commentRangeStart w:id="11"/>
              <w:r w:rsidR="00EE73B7">
                <w:rPr>
                  <w:color w:val="333333"/>
                </w:rPr>
                <w:t>called an avatar</w:t>
              </w:r>
            </w:ins>
            <w:commentRangeEnd w:id="11"/>
            <w:r w:rsidR="00AD7100">
              <w:rPr>
                <w:rStyle w:val="CommentReference"/>
              </w:rPr>
              <w:commentReference w:id="11"/>
            </w:r>
            <w:r>
              <w:rPr>
                <w:color w:val="333333"/>
              </w:rPr>
              <w:t xml:space="preserve">. You currently have </w:t>
            </w:r>
            <w:commentRangeStart w:id="12"/>
            <w:commentRangeStart w:id="13"/>
            <w:r>
              <w:rPr>
                <w:color w:val="333333"/>
              </w:rPr>
              <w:t>1000 points</w:t>
            </w:r>
            <w:ins w:id="14" w:author="Sofia Kluch" w:date="2017-03-20T16:14:00Z">
              <w:r w:rsidR="00275936">
                <w:rPr>
                  <w:color w:val="333333"/>
                </w:rPr>
                <w:t xml:space="preserve"> to begin the game</w:t>
              </w:r>
            </w:ins>
            <w:r>
              <w:rPr>
                <w:color w:val="333333"/>
              </w:rPr>
              <w:t>.</w:t>
            </w:r>
            <w:commentRangeEnd w:id="12"/>
            <w:r w:rsidR="00EE73B7">
              <w:rPr>
                <w:rStyle w:val="CommentReference"/>
              </w:rPr>
              <w:commentReference w:id="12"/>
            </w:r>
            <w:commentRangeEnd w:id="13"/>
            <w:r w:rsidR="00275936">
              <w:rPr>
                <w:rStyle w:val="CommentReference"/>
              </w:rPr>
              <w:commentReference w:id="13"/>
            </w:r>
          </w:p>
          <w:p w14:paraId="3A9B0BF0" w14:textId="77777777" w:rsidR="001F79F6" w:rsidRDefault="00BC11FB">
            <w:pPr>
              <w:widowControl w:val="0"/>
              <w:spacing w:after="160" w:line="240" w:lineRule="auto"/>
              <w:jc w:val="both"/>
              <w:rPr>
                <w:color w:val="333333"/>
              </w:rPr>
            </w:pPr>
            <w:r>
              <w:rPr>
                <w:color w:val="333333"/>
              </w:rPr>
              <w:t>Click 'Next' to continue.</w:t>
            </w:r>
          </w:p>
          <w:p w14:paraId="6925C635" w14:textId="77777777" w:rsidR="001F79F6" w:rsidRDefault="001F79F6">
            <w:pPr>
              <w:widowControl w:val="0"/>
              <w:spacing w:line="240" w:lineRule="auto"/>
            </w:pPr>
          </w:p>
        </w:tc>
        <w:tc>
          <w:tcPr>
            <w:tcW w:w="6480" w:type="dxa"/>
            <w:tcMar>
              <w:top w:w="100" w:type="dxa"/>
              <w:left w:w="100" w:type="dxa"/>
              <w:bottom w:w="100" w:type="dxa"/>
              <w:right w:w="100" w:type="dxa"/>
            </w:tcMar>
          </w:tcPr>
          <w:p w14:paraId="6931DF28" w14:textId="77777777" w:rsidR="001F79F6" w:rsidRDefault="00BC11FB">
            <w:pPr>
              <w:widowControl w:val="0"/>
              <w:spacing w:line="240" w:lineRule="auto"/>
            </w:pPr>
            <w:r>
              <w:rPr>
                <w:noProof/>
              </w:rPr>
              <w:drawing>
                <wp:inline distT="114300" distB="114300" distL="114300" distR="114300" wp14:anchorId="76E6865A" wp14:editId="04BD1F5D">
                  <wp:extent cx="3971925" cy="2514600"/>
                  <wp:effectExtent l="0" t="0" r="0" b="0"/>
                  <wp:docPr id="17" name="image36.png" descr="Screen Shot 2017-03-16 at 11.01.11 AM.png"/>
                  <wp:cNvGraphicFramePr/>
                  <a:graphic xmlns:a="http://schemas.openxmlformats.org/drawingml/2006/main">
                    <a:graphicData uri="http://schemas.openxmlformats.org/drawingml/2006/picture">
                      <pic:pic xmlns:pic="http://schemas.openxmlformats.org/drawingml/2006/picture">
                        <pic:nvPicPr>
                          <pic:cNvPr id="0" name="image36.png" descr="Screen Shot 2017-03-16 at 11.01.11 AM.png"/>
                          <pic:cNvPicPr preferRelativeResize="0"/>
                        </pic:nvPicPr>
                        <pic:blipFill>
                          <a:blip r:embed="rId7"/>
                          <a:srcRect/>
                          <a:stretch>
                            <a:fillRect/>
                          </a:stretch>
                        </pic:blipFill>
                        <pic:spPr>
                          <a:xfrm>
                            <a:off x="0" y="0"/>
                            <a:ext cx="3971925" cy="2514600"/>
                          </a:xfrm>
                          <a:prstGeom prst="rect">
                            <a:avLst/>
                          </a:prstGeom>
                          <a:ln/>
                        </pic:spPr>
                      </pic:pic>
                    </a:graphicData>
                  </a:graphic>
                </wp:inline>
              </w:drawing>
            </w:r>
          </w:p>
        </w:tc>
      </w:tr>
    </w:tbl>
    <w:p w14:paraId="0827B92E" w14:textId="77777777" w:rsidR="001F79F6" w:rsidRDefault="001F79F6"/>
    <w:p w14:paraId="76F7C012" w14:textId="77777777" w:rsidR="001F79F6" w:rsidRDefault="001F79F6"/>
    <w:p w14:paraId="199072BE" w14:textId="77777777" w:rsidR="001F79F6" w:rsidRDefault="00BC11FB">
      <w:r>
        <w:br w:type="page"/>
      </w:r>
    </w:p>
    <w:p w14:paraId="558EB4C5" w14:textId="77777777" w:rsidR="001F79F6" w:rsidRDefault="001F79F6"/>
    <w:p w14:paraId="5EB9C9EC" w14:textId="77777777" w:rsidR="001F79F6" w:rsidRDefault="001F79F6"/>
    <w:tbl>
      <w:tblPr>
        <w:tblStyle w:val="a0"/>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0602FBD2" w14:textId="77777777">
        <w:tc>
          <w:tcPr>
            <w:tcW w:w="6480" w:type="dxa"/>
            <w:tcMar>
              <w:top w:w="100" w:type="dxa"/>
              <w:left w:w="100" w:type="dxa"/>
              <w:bottom w:w="100" w:type="dxa"/>
              <w:right w:w="100" w:type="dxa"/>
            </w:tcMar>
          </w:tcPr>
          <w:p w14:paraId="18845334" w14:textId="77777777" w:rsidR="001F79F6" w:rsidRDefault="00BC11FB">
            <w:pPr>
              <w:pStyle w:val="Heading2"/>
              <w:keepNext w:val="0"/>
              <w:keepLines w:val="0"/>
              <w:widowControl w:val="0"/>
              <w:spacing w:before="300" w:after="160" w:line="264" w:lineRule="auto"/>
              <w:contextualSpacing w:val="0"/>
              <w:jc w:val="both"/>
              <w:rPr>
                <w:b/>
                <w:color w:val="333333"/>
                <w:sz w:val="45"/>
                <w:szCs w:val="45"/>
              </w:rPr>
            </w:pPr>
            <w:bookmarkStart w:id="15" w:name="_mo10fn6tbeu2" w:colFirst="0" w:colLast="0"/>
            <w:bookmarkEnd w:id="15"/>
            <w:r>
              <w:rPr>
                <w:b/>
                <w:color w:val="333333"/>
                <w:sz w:val="45"/>
                <w:szCs w:val="45"/>
              </w:rPr>
              <w:t>How to Play (2/11)</w:t>
            </w:r>
          </w:p>
          <w:p w14:paraId="2778BE05" w14:textId="5102E894" w:rsidR="001F79F6" w:rsidRDefault="00BC11FB">
            <w:pPr>
              <w:widowControl w:val="0"/>
              <w:spacing w:after="160" w:line="240" w:lineRule="auto"/>
              <w:jc w:val="both"/>
              <w:rPr>
                <w:color w:val="333333"/>
              </w:rPr>
            </w:pPr>
            <w:r>
              <w:rPr>
                <w:color w:val="333333"/>
              </w:rPr>
              <w:t>You will choose one of the following avatars</w:t>
            </w:r>
            <w:ins w:id="16" w:author="Sofia Kluch" w:date="2017-03-20T16:14:00Z">
              <w:r w:rsidR="00275936">
                <w:rPr>
                  <w:color w:val="333333"/>
                </w:rPr>
                <w:t xml:space="preserve"> represented by a different geometric symbol</w:t>
              </w:r>
            </w:ins>
            <w:r>
              <w:rPr>
                <w:color w:val="333333"/>
              </w:rPr>
              <w:t>:</w:t>
            </w:r>
            <w:ins w:id="17" w:author="Sofia Kluch" w:date="2017-03-20T16:32:00Z">
              <w:r w:rsidR="00E73E29">
                <w:rPr>
                  <w:color w:val="333333"/>
                </w:rPr>
                <w:t xml:space="preserve"> This will become your avatar’s identifier.</w:t>
              </w:r>
            </w:ins>
          </w:p>
          <w:p w14:paraId="5E1E8E45" w14:textId="77777777" w:rsidR="001F79F6" w:rsidRDefault="00BC11FB">
            <w:pPr>
              <w:widowControl w:val="0"/>
              <w:spacing w:after="160" w:line="240" w:lineRule="auto"/>
              <w:jc w:val="both"/>
              <w:rPr>
                <w:color w:val="333333"/>
              </w:rPr>
            </w:pPr>
            <w:r>
              <w:rPr>
                <w:noProof/>
              </w:rPr>
              <w:drawing>
                <wp:inline distT="114300" distB="114300" distL="114300" distR="114300" wp14:anchorId="6668DF37" wp14:editId="6048362B">
                  <wp:extent cx="381000" cy="3810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381000" cy="381000"/>
                          </a:xfrm>
                          <a:prstGeom prst="rect">
                            <a:avLst/>
                          </a:prstGeom>
                          <a:ln/>
                        </pic:spPr>
                      </pic:pic>
                    </a:graphicData>
                  </a:graphic>
                </wp:inline>
              </w:drawing>
            </w:r>
            <w:r>
              <w:rPr>
                <w:color w:val="333333"/>
              </w:rPr>
              <w:t xml:space="preserve"> </w:t>
            </w:r>
            <w:r>
              <w:rPr>
                <w:noProof/>
              </w:rPr>
              <w:drawing>
                <wp:inline distT="114300" distB="114300" distL="114300" distR="114300" wp14:anchorId="4D52ECC2" wp14:editId="01519FDA">
                  <wp:extent cx="381000" cy="3810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81000" cy="381000"/>
                          </a:xfrm>
                          <a:prstGeom prst="rect">
                            <a:avLst/>
                          </a:prstGeom>
                          <a:ln/>
                        </pic:spPr>
                      </pic:pic>
                    </a:graphicData>
                  </a:graphic>
                </wp:inline>
              </w:drawing>
            </w:r>
            <w:r>
              <w:rPr>
                <w:color w:val="333333"/>
              </w:rPr>
              <w:t xml:space="preserve"> </w:t>
            </w:r>
            <w:r>
              <w:rPr>
                <w:noProof/>
              </w:rPr>
              <w:drawing>
                <wp:inline distT="114300" distB="114300" distL="114300" distR="114300" wp14:anchorId="336E2BB6" wp14:editId="248FC3D4">
                  <wp:extent cx="381000" cy="3810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381000" cy="381000"/>
                          </a:xfrm>
                          <a:prstGeom prst="rect">
                            <a:avLst/>
                          </a:prstGeom>
                          <a:ln/>
                        </pic:spPr>
                      </pic:pic>
                    </a:graphicData>
                  </a:graphic>
                </wp:inline>
              </w:drawing>
            </w:r>
            <w:r>
              <w:rPr>
                <w:color w:val="333333"/>
              </w:rPr>
              <w:t xml:space="preserve"> </w:t>
            </w:r>
            <w:r>
              <w:rPr>
                <w:noProof/>
              </w:rPr>
              <w:drawing>
                <wp:inline distT="114300" distB="114300" distL="114300" distR="114300" wp14:anchorId="3A5871C6" wp14:editId="6E117B47">
                  <wp:extent cx="381000" cy="3810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81000" cy="381000"/>
                          </a:xfrm>
                          <a:prstGeom prst="rect">
                            <a:avLst/>
                          </a:prstGeom>
                          <a:ln/>
                        </pic:spPr>
                      </pic:pic>
                    </a:graphicData>
                  </a:graphic>
                </wp:inline>
              </w:drawing>
            </w:r>
          </w:p>
          <w:p w14:paraId="5544DFB5" w14:textId="69A52C86" w:rsidR="001F79F6" w:rsidRDefault="00BC11FB">
            <w:pPr>
              <w:widowControl w:val="0"/>
              <w:spacing w:after="160" w:line="240" w:lineRule="auto"/>
              <w:jc w:val="both"/>
              <w:rPr>
                <w:color w:val="333333"/>
              </w:rPr>
            </w:pPr>
            <w:r>
              <w:rPr>
                <w:color w:val="333333"/>
              </w:rPr>
              <w:t xml:space="preserve">The </w:t>
            </w:r>
            <w:del w:id="18" w:author="Sofia Kluch" w:date="2017-03-20T16:32:00Z">
              <w:r w:rsidDel="00E73E29">
                <w:rPr>
                  <w:color w:val="333333"/>
                </w:rPr>
                <w:delText xml:space="preserve">avatars </w:delText>
              </w:r>
            </w:del>
            <w:ins w:id="19" w:author="Sofia Kluch" w:date="2017-03-20T16:32:00Z">
              <w:r w:rsidR="00E73E29">
                <w:rPr>
                  <w:color w:val="333333"/>
                </w:rPr>
                <w:t xml:space="preserve">identifiers </w:t>
              </w:r>
            </w:ins>
            <w:r>
              <w:rPr>
                <w:color w:val="333333"/>
              </w:rPr>
              <w:t>a</w:t>
            </w:r>
            <w:ins w:id="20" w:author="Sofia Kluch" w:date="2017-03-20T16:15:00Z">
              <w:r w:rsidR="00275936">
                <w:rPr>
                  <w:color w:val="333333"/>
                </w:rPr>
                <w:t>ll have the same value</w:t>
              </w:r>
            </w:ins>
            <w:del w:id="21" w:author="Sofia Kluch" w:date="2017-03-20T16:15:00Z">
              <w:r w:rsidDel="00275936">
                <w:rPr>
                  <w:color w:val="333333"/>
                </w:rPr>
                <w:delText>re i</w:delText>
              </w:r>
              <w:commentRangeStart w:id="22"/>
              <w:r w:rsidDel="00275936">
                <w:rPr>
                  <w:color w:val="333333"/>
                </w:rPr>
                <w:delText>dentical</w:delText>
              </w:r>
            </w:del>
            <w:commentRangeEnd w:id="22"/>
            <w:r w:rsidR="00397C26">
              <w:rPr>
                <w:rStyle w:val="CommentReference"/>
              </w:rPr>
              <w:commentReference w:id="22"/>
            </w:r>
            <w:r>
              <w:rPr>
                <w:color w:val="333333"/>
              </w:rPr>
              <w:t xml:space="preserve">; however your </w:t>
            </w:r>
            <w:del w:id="23" w:author="Sofia Kluch" w:date="2017-03-20T16:32:00Z">
              <w:r w:rsidDel="00E73E29">
                <w:rPr>
                  <w:color w:val="333333"/>
                </w:rPr>
                <w:delText xml:space="preserve">avatar </w:delText>
              </w:r>
            </w:del>
            <w:ins w:id="24" w:author="Sofia Kluch" w:date="2017-03-20T16:32:00Z">
              <w:r w:rsidR="00E73E29">
                <w:rPr>
                  <w:color w:val="333333"/>
                </w:rPr>
                <w:t xml:space="preserve">identifier </w:t>
              </w:r>
            </w:ins>
            <w:r>
              <w:rPr>
                <w:color w:val="333333"/>
              </w:rPr>
              <w:t>choice will affect:</w:t>
            </w:r>
          </w:p>
          <w:p w14:paraId="4E46F925" w14:textId="37DC1080" w:rsidR="001F79F6" w:rsidRDefault="00BC11FB">
            <w:pPr>
              <w:widowControl w:val="0"/>
              <w:numPr>
                <w:ilvl w:val="0"/>
                <w:numId w:val="1"/>
              </w:numPr>
              <w:spacing w:after="160" w:line="240" w:lineRule="auto"/>
              <w:ind w:hanging="360"/>
              <w:contextualSpacing/>
              <w:jc w:val="both"/>
            </w:pPr>
            <w:r>
              <w:rPr>
                <w:color w:val="333333"/>
              </w:rPr>
              <w:t>how you are paired with other players,</w:t>
            </w:r>
            <w:ins w:id="25" w:author="Sofia Kluch" w:date="2017-03-20T16:15:00Z">
              <w:r w:rsidR="00275936">
                <w:rPr>
                  <w:color w:val="333333"/>
                </w:rPr>
                <w:t xml:space="preserve"> depending on the </w:t>
              </w:r>
              <w:del w:id="26" w:author="Sofia Kluch" w:date="2017-03-20T16:32:00Z">
                <w:r w:rsidR="00275936" w:rsidDel="00E73E29">
                  <w:rPr>
                    <w:color w:val="333333"/>
                  </w:rPr>
                  <w:delText>avatar</w:delText>
                </w:r>
              </w:del>
            </w:ins>
            <w:ins w:id="27" w:author="Sofia Kluch" w:date="2017-03-20T16:32:00Z">
              <w:r w:rsidR="00E73E29">
                <w:rPr>
                  <w:color w:val="333333"/>
                </w:rPr>
                <w:t>identifiers</w:t>
              </w:r>
            </w:ins>
            <w:ins w:id="28" w:author="Sofia Kluch" w:date="2017-03-20T16:15:00Z">
              <w:del w:id="29" w:author="Sofia Kluch" w:date="2017-03-20T16:32:00Z">
                <w:r w:rsidR="00275936" w:rsidDel="00E73E29">
                  <w:rPr>
                    <w:color w:val="333333"/>
                  </w:rPr>
                  <w:delText>’s</w:delText>
                </w:r>
              </w:del>
              <w:r w:rsidR="00275936">
                <w:rPr>
                  <w:color w:val="333333"/>
                </w:rPr>
                <w:t xml:space="preserve"> they choose;</w:t>
              </w:r>
            </w:ins>
          </w:p>
          <w:p w14:paraId="13D0EAD8" w14:textId="23C07AA0" w:rsidR="001F79F6" w:rsidRDefault="00BC11FB">
            <w:pPr>
              <w:widowControl w:val="0"/>
              <w:numPr>
                <w:ilvl w:val="0"/>
                <w:numId w:val="1"/>
              </w:numPr>
              <w:spacing w:after="160" w:line="240" w:lineRule="auto"/>
              <w:ind w:hanging="360"/>
              <w:contextualSpacing/>
              <w:jc w:val="both"/>
            </w:pPr>
            <w:proofErr w:type="gramStart"/>
            <w:r>
              <w:rPr>
                <w:color w:val="333333"/>
              </w:rPr>
              <w:t>and</w:t>
            </w:r>
            <w:proofErr w:type="gramEnd"/>
            <w:r>
              <w:rPr>
                <w:color w:val="333333"/>
              </w:rPr>
              <w:t xml:space="preserve"> how you interact with each other.</w:t>
            </w:r>
            <w:ins w:id="30" w:author="Sofia Kluch" w:date="2017-03-20T16:16:00Z">
              <w:r w:rsidR="00275936">
                <w:rPr>
                  <w:color w:val="333333"/>
                </w:rPr>
                <w:t xml:space="preserve"> </w:t>
              </w:r>
            </w:ins>
          </w:p>
          <w:p w14:paraId="50CE113F" w14:textId="47F253FF" w:rsidR="001F79F6" w:rsidRDefault="00E243EB" w:rsidP="00275936">
            <w:pPr>
              <w:widowControl w:val="0"/>
              <w:spacing w:after="160" w:line="240" w:lineRule="auto"/>
              <w:jc w:val="both"/>
              <w:rPr>
                <w:color w:val="333333"/>
              </w:rPr>
            </w:pPr>
            <w:ins w:id="31" w:author="Marken, Stephanie" w:date="2017-03-17T09:29:00Z">
              <w:r>
                <w:rPr>
                  <w:color w:val="333333"/>
                </w:rPr>
                <w:t xml:space="preserve">Next, </w:t>
              </w:r>
            </w:ins>
            <w:del w:id="32" w:author="Sofia Kluch" w:date="2017-03-20T16:17:00Z">
              <w:r w:rsidR="00BC11FB" w:rsidDel="00275936">
                <w:rPr>
                  <w:color w:val="333333"/>
                </w:rPr>
                <w:delText>W</w:delText>
              </w:r>
            </w:del>
            <w:ins w:id="33" w:author="Sofia Kluch" w:date="2017-03-20T16:17:00Z">
              <w:r w:rsidR="00275936">
                <w:rPr>
                  <w:color w:val="333333"/>
                </w:rPr>
                <w:t>w</w:t>
              </w:r>
            </w:ins>
            <w:r w:rsidR="00BC11FB">
              <w:rPr>
                <w:color w:val="333333"/>
              </w:rPr>
              <w:t xml:space="preserve">e </w:t>
            </w:r>
            <w:del w:id="34" w:author="Sofia Kluch" w:date="2017-03-20T16:17:00Z">
              <w:r w:rsidR="00BC11FB" w:rsidDel="00275936">
                <w:rPr>
                  <w:color w:val="333333"/>
                </w:rPr>
                <w:delText xml:space="preserve">will now </w:delText>
              </w:r>
            </w:del>
            <w:r w:rsidR="00BC11FB">
              <w:rPr>
                <w:color w:val="333333"/>
              </w:rPr>
              <w:t>describe the game in more detail.</w:t>
            </w:r>
          </w:p>
        </w:tc>
        <w:tc>
          <w:tcPr>
            <w:tcW w:w="6480" w:type="dxa"/>
            <w:tcMar>
              <w:top w:w="100" w:type="dxa"/>
              <w:left w:w="100" w:type="dxa"/>
              <w:bottom w:w="100" w:type="dxa"/>
              <w:right w:w="100" w:type="dxa"/>
            </w:tcMar>
          </w:tcPr>
          <w:p w14:paraId="0C78813F" w14:textId="77777777" w:rsidR="001F79F6" w:rsidRDefault="00BC11FB">
            <w:pPr>
              <w:widowControl w:val="0"/>
              <w:spacing w:line="240" w:lineRule="auto"/>
            </w:pPr>
            <w:r>
              <w:rPr>
                <w:noProof/>
              </w:rPr>
              <w:drawing>
                <wp:inline distT="114300" distB="114300" distL="114300" distR="114300" wp14:anchorId="2FB339BF" wp14:editId="09BB1E0B">
                  <wp:extent cx="3971925" cy="2514600"/>
                  <wp:effectExtent l="0" t="0" r="0" b="0"/>
                  <wp:docPr id="20" name="image42.png" descr="Screen Shot 2017-03-16 at 11.05.47 AM.png"/>
                  <wp:cNvGraphicFramePr/>
                  <a:graphic xmlns:a="http://schemas.openxmlformats.org/drawingml/2006/main">
                    <a:graphicData uri="http://schemas.openxmlformats.org/drawingml/2006/picture">
                      <pic:pic xmlns:pic="http://schemas.openxmlformats.org/drawingml/2006/picture">
                        <pic:nvPicPr>
                          <pic:cNvPr id="0" name="image42.png" descr="Screen Shot 2017-03-16 at 11.05.47 AM.png"/>
                          <pic:cNvPicPr preferRelativeResize="0"/>
                        </pic:nvPicPr>
                        <pic:blipFill>
                          <a:blip r:embed="rId9"/>
                          <a:srcRect/>
                          <a:stretch>
                            <a:fillRect/>
                          </a:stretch>
                        </pic:blipFill>
                        <pic:spPr>
                          <a:xfrm>
                            <a:off x="0" y="0"/>
                            <a:ext cx="3971925" cy="2514600"/>
                          </a:xfrm>
                          <a:prstGeom prst="rect">
                            <a:avLst/>
                          </a:prstGeom>
                          <a:ln/>
                        </pic:spPr>
                      </pic:pic>
                    </a:graphicData>
                  </a:graphic>
                </wp:inline>
              </w:drawing>
            </w:r>
          </w:p>
        </w:tc>
      </w:tr>
    </w:tbl>
    <w:p w14:paraId="3B836807" w14:textId="77777777" w:rsidR="001F79F6" w:rsidRDefault="001F79F6"/>
    <w:p w14:paraId="3B3AABFC" w14:textId="77777777" w:rsidR="001F79F6" w:rsidRDefault="001F79F6"/>
    <w:p w14:paraId="54E4BB69" w14:textId="1F5C41A4" w:rsidR="001F79F6" w:rsidRDefault="00E73E29">
      <w:pPr>
        <w:rPr>
          <w:ins w:id="35" w:author="Sofia Kluch" w:date="2017-03-20T16:38:00Z"/>
        </w:rPr>
      </w:pPr>
      <w:commentRangeStart w:id="36"/>
      <w:ins w:id="37" w:author="Sofia Kluch" w:date="2017-03-20T16:38:00Z">
        <w:r>
          <w:t>There</w:t>
        </w:r>
      </w:ins>
      <w:commentRangeEnd w:id="36"/>
      <w:ins w:id="38" w:author="Sofia Kluch" w:date="2017-03-20T16:42:00Z">
        <w:r>
          <w:rPr>
            <w:rStyle w:val="CommentReference"/>
          </w:rPr>
          <w:commentReference w:id="36"/>
        </w:r>
      </w:ins>
      <w:ins w:id="39" w:author="Sofia Kluch" w:date="2017-03-20T16:38:00Z">
        <w:r>
          <w:t xml:space="preserve"> will be 6 distinct activities you will do during this game:</w:t>
        </w:r>
      </w:ins>
      <w:ins w:id="40" w:author="Sofia Kluch" w:date="2017-03-20T16:41:00Z">
        <w:r>
          <w:t xml:space="preserve"> Many of these activities you will do more than once.</w:t>
        </w:r>
      </w:ins>
    </w:p>
    <w:p w14:paraId="50DC6678" w14:textId="289513E7" w:rsidR="00E73E29" w:rsidRDefault="00E73E29">
      <w:pPr>
        <w:pStyle w:val="ListParagraph"/>
        <w:numPr>
          <w:ilvl w:val="0"/>
          <w:numId w:val="2"/>
        </w:numPr>
        <w:rPr>
          <w:ins w:id="41" w:author="Sofia Kluch" w:date="2017-03-20T16:40:00Z"/>
        </w:rPr>
        <w:pPrChange w:id="42" w:author="Sofia Kluch" w:date="2017-03-20T16:39:00Z">
          <w:pPr/>
        </w:pPrChange>
      </w:pPr>
      <w:ins w:id="43" w:author="Sofia Kluch" w:date="2017-03-20T16:39:00Z">
        <w:r>
          <w:t>Identifier group selection: Picking the identifier group for you avatar</w:t>
        </w:r>
      </w:ins>
    </w:p>
    <w:p w14:paraId="0B07F4AC" w14:textId="7E78103C" w:rsidR="00E73E29" w:rsidRDefault="00E73E29">
      <w:pPr>
        <w:pStyle w:val="ListParagraph"/>
        <w:numPr>
          <w:ilvl w:val="0"/>
          <w:numId w:val="2"/>
        </w:numPr>
        <w:rPr>
          <w:ins w:id="44" w:author="Sofia Kluch" w:date="2017-03-20T16:39:00Z"/>
        </w:rPr>
        <w:pPrChange w:id="45" w:author="Sofia Kluch" w:date="2017-03-20T16:39:00Z">
          <w:pPr/>
        </w:pPrChange>
      </w:pPr>
      <w:ins w:id="46" w:author="Sofia Kluch" w:date="2017-03-20T16:40:00Z">
        <w:r>
          <w:t>Neighborhood assignment</w:t>
        </w:r>
      </w:ins>
    </w:p>
    <w:p w14:paraId="2ACD7F30" w14:textId="1F47B41C" w:rsidR="00E73E29" w:rsidRDefault="00E73E29">
      <w:pPr>
        <w:pStyle w:val="ListParagraph"/>
        <w:numPr>
          <w:ilvl w:val="0"/>
          <w:numId w:val="2"/>
        </w:numPr>
        <w:rPr>
          <w:ins w:id="47" w:author="Sofia Kluch" w:date="2017-03-20T16:39:00Z"/>
        </w:rPr>
        <w:pPrChange w:id="48" w:author="Sofia Kluch" w:date="2017-03-20T16:39:00Z">
          <w:pPr/>
        </w:pPrChange>
      </w:pPr>
      <w:ins w:id="49" w:author="Sofia Kluch" w:date="2017-03-20T16:39:00Z">
        <w:r>
          <w:t xml:space="preserve">Playing the game with your neighbors </w:t>
        </w:r>
      </w:ins>
    </w:p>
    <w:p w14:paraId="7A2958FC" w14:textId="5F13D245" w:rsidR="00E73E29" w:rsidRDefault="00E73E29">
      <w:pPr>
        <w:pStyle w:val="ListParagraph"/>
        <w:numPr>
          <w:ilvl w:val="0"/>
          <w:numId w:val="2"/>
        </w:numPr>
        <w:rPr>
          <w:ins w:id="50" w:author="Sofia Kluch" w:date="2017-03-20T16:39:00Z"/>
        </w:rPr>
        <w:pPrChange w:id="51" w:author="Sofia Kluch" w:date="2017-03-20T16:39:00Z">
          <w:pPr/>
        </w:pPrChange>
      </w:pPr>
      <w:ins w:id="52" w:author="Sofia Kluch" w:date="2017-03-20T16:39:00Z">
        <w:r>
          <w:t>Evaluating your identifier and deciding to stay or leave</w:t>
        </w:r>
      </w:ins>
      <w:ins w:id="53" w:author="Sofia Kluch" w:date="2017-03-20T16:40:00Z">
        <w:r>
          <w:t xml:space="preserve"> your </w:t>
        </w:r>
      </w:ins>
      <w:ins w:id="54" w:author="Sofia Kluch" w:date="2017-03-20T16:41:00Z">
        <w:r>
          <w:t xml:space="preserve">identifier </w:t>
        </w:r>
      </w:ins>
      <w:ins w:id="55" w:author="Sofia Kluch" w:date="2017-03-20T16:40:00Z">
        <w:r>
          <w:t>group</w:t>
        </w:r>
      </w:ins>
    </w:p>
    <w:p w14:paraId="1CD553B1" w14:textId="3DA55703" w:rsidR="00E73E29" w:rsidRDefault="00E73E29">
      <w:pPr>
        <w:pStyle w:val="ListParagraph"/>
        <w:numPr>
          <w:ilvl w:val="0"/>
          <w:numId w:val="2"/>
        </w:numPr>
        <w:rPr>
          <w:ins w:id="56" w:author="Sofia Kluch" w:date="2017-03-20T16:41:00Z"/>
        </w:rPr>
        <w:pPrChange w:id="57" w:author="Sofia Kluch" w:date="2017-03-20T16:39:00Z">
          <w:pPr/>
        </w:pPrChange>
      </w:pPr>
      <w:ins w:id="58" w:author="Sofia Kluch" w:date="2017-03-20T16:40:00Z">
        <w:r>
          <w:t>Approving or declining new neighbors into your neighborhood</w:t>
        </w:r>
      </w:ins>
    </w:p>
    <w:p w14:paraId="1676804E" w14:textId="307E1D29" w:rsidR="00E73E29" w:rsidRDefault="00E73E29">
      <w:pPr>
        <w:pStyle w:val="ListParagraph"/>
        <w:numPr>
          <w:ilvl w:val="0"/>
          <w:numId w:val="2"/>
        </w:numPr>
        <w:rPr>
          <w:ins w:id="59" w:author="Sofia Kluch" w:date="2017-03-20T16:41:00Z"/>
        </w:rPr>
        <w:pPrChange w:id="60" w:author="Sofia Kluch" w:date="2017-03-20T16:39:00Z">
          <w:pPr/>
        </w:pPrChange>
      </w:pPr>
      <w:ins w:id="61" w:author="Sofia Kluch" w:date="2017-03-20T16:41:00Z">
        <w:r>
          <w:t>Playing the game with your (potentially new!) neighbors</w:t>
        </w:r>
      </w:ins>
    </w:p>
    <w:p w14:paraId="5B24DEA4" w14:textId="77777777" w:rsidR="00E73E29" w:rsidRDefault="00E73E29" w:rsidP="00E73E29">
      <w:pPr>
        <w:rPr>
          <w:ins w:id="62" w:author="Sofia Kluch" w:date="2017-03-20T16:42:00Z"/>
        </w:rPr>
      </w:pPr>
    </w:p>
    <w:p w14:paraId="314EECD2" w14:textId="74EC8313" w:rsidR="00E73E29" w:rsidRDefault="00E73E29" w:rsidP="00E73E29">
      <w:ins w:id="63" w:author="Sofia Kluch" w:date="2017-03-20T16:42:00Z">
        <w:r>
          <w:t xml:space="preserve">Through this tutorial you will explore each step and learn more about the process before you begin your first game. </w:t>
        </w:r>
      </w:ins>
    </w:p>
    <w:p w14:paraId="65F69551" w14:textId="77777777" w:rsidR="001F79F6" w:rsidRDefault="00BC11FB">
      <w:r>
        <w:br w:type="page"/>
      </w:r>
    </w:p>
    <w:p w14:paraId="3FCB2D07" w14:textId="77777777" w:rsidR="001F79F6" w:rsidRDefault="001F79F6"/>
    <w:p w14:paraId="708B2EE5" w14:textId="77777777" w:rsidR="001F79F6" w:rsidRDefault="001F79F6"/>
    <w:tbl>
      <w:tblPr>
        <w:tblStyle w:val="a1"/>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06D8373D" w14:textId="77777777">
        <w:tc>
          <w:tcPr>
            <w:tcW w:w="6480" w:type="dxa"/>
            <w:tcMar>
              <w:top w:w="100" w:type="dxa"/>
              <w:left w:w="100" w:type="dxa"/>
              <w:bottom w:w="100" w:type="dxa"/>
              <w:right w:w="100" w:type="dxa"/>
            </w:tcMar>
          </w:tcPr>
          <w:p w14:paraId="269300BA" w14:textId="77777777" w:rsidR="001F79F6" w:rsidRDefault="00BC11FB">
            <w:pPr>
              <w:pStyle w:val="Heading2"/>
              <w:keepNext w:val="0"/>
              <w:keepLines w:val="0"/>
              <w:widowControl w:val="0"/>
              <w:spacing w:before="300" w:after="160" w:line="264" w:lineRule="auto"/>
              <w:contextualSpacing w:val="0"/>
              <w:jc w:val="both"/>
              <w:rPr>
                <w:b/>
                <w:color w:val="333333"/>
                <w:sz w:val="45"/>
                <w:szCs w:val="45"/>
              </w:rPr>
            </w:pPr>
            <w:bookmarkStart w:id="64" w:name="_th3sqbv0zjdz" w:colFirst="0" w:colLast="0"/>
            <w:bookmarkEnd w:id="64"/>
            <w:r>
              <w:rPr>
                <w:b/>
                <w:color w:val="333333"/>
                <w:sz w:val="45"/>
                <w:szCs w:val="45"/>
              </w:rPr>
              <w:t>How to Play (3/11)</w:t>
            </w:r>
          </w:p>
          <w:p w14:paraId="708FAB05" w14:textId="77E1D1AA" w:rsidR="001F79F6" w:rsidRDefault="00BC11FB">
            <w:pPr>
              <w:widowControl w:val="0"/>
              <w:spacing w:after="160" w:line="240" w:lineRule="auto"/>
              <w:jc w:val="both"/>
              <w:rPr>
                <w:color w:val="333333"/>
              </w:rPr>
            </w:pPr>
            <w:r>
              <w:rPr>
                <w:color w:val="333333"/>
              </w:rPr>
              <w:t xml:space="preserve">After you choose your </w:t>
            </w:r>
            <w:ins w:id="65" w:author="Sofia Kluch" w:date="2017-03-20T16:32:00Z">
              <w:r w:rsidR="00E73E29">
                <w:rPr>
                  <w:color w:val="333333"/>
                </w:rPr>
                <w:t>identifier</w:t>
              </w:r>
            </w:ins>
            <w:del w:id="66" w:author="Sofia Kluch" w:date="2017-03-20T16:32:00Z">
              <w:r w:rsidDel="00E73E29">
                <w:rPr>
                  <w:color w:val="333333"/>
                </w:rPr>
                <w:delText>avatar</w:delText>
              </w:r>
            </w:del>
            <w:r>
              <w:rPr>
                <w:color w:val="333333"/>
              </w:rPr>
              <w:t xml:space="preserve"> you will be placed in a neighborhood.</w:t>
            </w:r>
          </w:p>
          <w:p w14:paraId="52A0DBA5" w14:textId="33750346" w:rsidR="001F79F6" w:rsidRDefault="00BC11FB">
            <w:pPr>
              <w:widowControl w:val="0"/>
              <w:spacing w:after="160" w:line="240" w:lineRule="auto"/>
              <w:jc w:val="both"/>
              <w:rPr>
                <w:color w:val="333333"/>
              </w:rPr>
            </w:pPr>
            <w:r>
              <w:rPr>
                <w:color w:val="333333"/>
              </w:rPr>
              <w:t xml:space="preserve">You </w:t>
            </w:r>
            <w:commentRangeStart w:id="67"/>
            <w:del w:id="68" w:author="Marken, Stephanie" w:date="2017-03-17T09:30:00Z">
              <w:r w:rsidDel="00E243EB">
                <w:rPr>
                  <w:color w:val="333333"/>
                </w:rPr>
                <w:delText>are more likely</w:delText>
              </w:r>
            </w:del>
            <w:commentRangeEnd w:id="67"/>
            <w:r w:rsidR="00397C26">
              <w:rPr>
                <w:rStyle w:val="CommentReference"/>
              </w:rPr>
              <w:commentReference w:id="67"/>
            </w:r>
            <w:del w:id="69" w:author="Marken, Stephanie" w:date="2017-03-17T09:30:00Z">
              <w:r w:rsidDel="00E243EB">
                <w:rPr>
                  <w:color w:val="333333"/>
                </w:rPr>
                <w:delText xml:space="preserve"> to have</w:delText>
              </w:r>
            </w:del>
            <w:ins w:id="70" w:author="Marken, Stephanie" w:date="2017-03-17T09:30:00Z">
              <w:r w:rsidR="00E243EB">
                <w:rPr>
                  <w:color w:val="333333"/>
                </w:rPr>
                <w:t>will most likely have</w:t>
              </w:r>
            </w:ins>
            <w:r>
              <w:rPr>
                <w:color w:val="333333"/>
              </w:rPr>
              <w:t xml:space="preserve"> </w:t>
            </w:r>
            <w:ins w:id="71" w:author="Sofia Kluch" w:date="2017-03-20T16:33:00Z">
              <w:r w:rsidR="00E73E29">
                <w:rPr>
                  <w:color w:val="333333"/>
                </w:rPr>
                <w:t xml:space="preserve">avatar </w:t>
              </w:r>
            </w:ins>
            <w:r>
              <w:rPr>
                <w:color w:val="333333"/>
              </w:rPr>
              <w:t xml:space="preserve">neighbors who chose the same </w:t>
            </w:r>
            <w:del w:id="72" w:author="Sofia Kluch" w:date="2017-03-20T16:33:00Z">
              <w:r w:rsidDel="00E73E29">
                <w:rPr>
                  <w:color w:val="333333"/>
                </w:rPr>
                <w:delText xml:space="preserve">avatar </w:delText>
              </w:r>
            </w:del>
            <w:ins w:id="73" w:author="Sofia Kluch" w:date="2017-03-20T16:33:00Z">
              <w:r w:rsidR="00E73E29">
                <w:rPr>
                  <w:color w:val="333333"/>
                </w:rPr>
                <w:t xml:space="preserve">identifier </w:t>
              </w:r>
            </w:ins>
            <w:r>
              <w:rPr>
                <w:color w:val="333333"/>
              </w:rPr>
              <w:t>as you.</w:t>
            </w:r>
          </w:p>
          <w:p w14:paraId="00173A76" w14:textId="239EFCB9" w:rsidR="001F79F6" w:rsidRDefault="00BC11FB">
            <w:pPr>
              <w:widowControl w:val="0"/>
              <w:spacing w:after="160" w:line="240" w:lineRule="auto"/>
              <w:jc w:val="both"/>
              <w:rPr>
                <w:color w:val="333333"/>
              </w:rPr>
            </w:pPr>
            <w:r>
              <w:rPr>
                <w:color w:val="333333"/>
              </w:rPr>
              <w:t>The</w:t>
            </w:r>
            <w:ins w:id="74" w:author="Sofia Kluch" w:date="2017-03-20T16:18:00Z">
              <w:r w:rsidR="00275936">
                <w:rPr>
                  <w:color w:val="333333"/>
                </w:rPr>
                <w:t>re will be multiple neighborhoods playing the game at the same time. O</w:t>
              </w:r>
            </w:ins>
            <w:del w:id="75" w:author="Sofia Kluch" w:date="2017-03-20T16:18:00Z">
              <w:r w:rsidDel="00275936">
                <w:rPr>
                  <w:color w:val="333333"/>
                </w:rPr>
                <w:delText xml:space="preserve"> o</w:delText>
              </w:r>
            </w:del>
            <w:r>
              <w:rPr>
                <w:color w:val="333333"/>
              </w:rPr>
              <w:t xml:space="preserve">ther players will be placed </w:t>
            </w:r>
            <w:del w:id="76" w:author="Marken, Stephanie" w:date="2017-03-17T09:30:00Z">
              <w:r w:rsidDel="00E243EB">
                <w:rPr>
                  <w:color w:val="333333"/>
                </w:rPr>
                <w:delText>in their</w:delText>
              </w:r>
            </w:del>
            <w:ins w:id="77" w:author="Marken, Stephanie" w:date="2017-03-17T09:30:00Z">
              <w:r w:rsidR="00E243EB">
                <w:rPr>
                  <w:color w:val="333333"/>
                </w:rPr>
                <w:t xml:space="preserve">in other </w:t>
              </w:r>
            </w:ins>
            <w:del w:id="78" w:author="Marken, Stephanie" w:date="2017-03-17T09:30:00Z">
              <w:r w:rsidDel="00E243EB">
                <w:rPr>
                  <w:color w:val="333333"/>
                </w:rPr>
                <w:delText xml:space="preserve"> own </w:delText>
              </w:r>
            </w:del>
            <w:r>
              <w:rPr>
                <w:color w:val="333333"/>
              </w:rPr>
              <w:t>neighborhood</w:t>
            </w:r>
            <w:ins w:id="79" w:author="Marken, Stephanie" w:date="2017-03-17T09:30:00Z">
              <w:r w:rsidR="00E243EB">
                <w:rPr>
                  <w:color w:val="333333"/>
                </w:rPr>
                <w:t>s</w:t>
              </w:r>
            </w:ins>
            <w:r>
              <w:rPr>
                <w:color w:val="333333"/>
              </w:rPr>
              <w:t xml:space="preserve"> and they may or may not be your </w:t>
            </w:r>
            <w:ins w:id="80" w:author="Sofia Kluch" w:date="2017-03-20T16:18:00Z">
              <w:r w:rsidR="00275936">
                <w:rPr>
                  <w:color w:val="333333"/>
                </w:rPr>
                <w:t xml:space="preserve">direct </w:t>
              </w:r>
            </w:ins>
            <w:r>
              <w:rPr>
                <w:color w:val="333333"/>
              </w:rPr>
              <w:t>neighbor.</w:t>
            </w:r>
          </w:p>
          <w:p w14:paraId="162A7B77" w14:textId="77777777" w:rsidR="001F79F6" w:rsidRDefault="001F79F6">
            <w:pPr>
              <w:widowControl w:val="0"/>
              <w:spacing w:line="240" w:lineRule="auto"/>
            </w:pPr>
          </w:p>
        </w:tc>
        <w:tc>
          <w:tcPr>
            <w:tcW w:w="6480" w:type="dxa"/>
            <w:tcMar>
              <w:top w:w="100" w:type="dxa"/>
              <w:left w:w="100" w:type="dxa"/>
              <w:bottom w:w="100" w:type="dxa"/>
              <w:right w:w="100" w:type="dxa"/>
            </w:tcMar>
          </w:tcPr>
          <w:p w14:paraId="76CF395A" w14:textId="77777777" w:rsidR="001F79F6" w:rsidRDefault="00BC11FB">
            <w:pPr>
              <w:widowControl w:val="0"/>
              <w:spacing w:line="240" w:lineRule="auto"/>
            </w:pPr>
            <w:r>
              <w:rPr>
                <w:noProof/>
              </w:rPr>
              <w:drawing>
                <wp:inline distT="114300" distB="114300" distL="114300" distR="114300" wp14:anchorId="6A7C54AD" wp14:editId="3EC95208">
                  <wp:extent cx="3971925" cy="2514600"/>
                  <wp:effectExtent l="0" t="0" r="0" b="0"/>
                  <wp:docPr id="19" name="image41.png" descr="Screen Shot 2017-03-16 at 11.06.53 AM.png"/>
                  <wp:cNvGraphicFramePr/>
                  <a:graphic xmlns:a="http://schemas.openxmlformats.org/drawingml/2006/main">
                    <a:graphicData uri="http://schemas.openxmlformats.org/drawingml/2006/picture">
                      <pic:pic xmlns:pic="http://schemas.openxmlformats.org/drawingml/2006/picture">
                        <pic:nvPicPr>
                          <pic:cNvPr id="0" name="image41.png" descr="Screen Shot 2017-03-16 at 11.06.53 AM.png"/>
                          <pic:cNvPicPr preferRelativeResize="0"/>
                        </pic:nvPicPr>
                        <pic:blipFill>
                          <a:blip r:embed="rId10"/>
                          <a:srcRect/>
                          <a:stretch>
                            <a:fillRect/>
                          </a:stretch>
                        </pic:blipFill>
                        <pic:spPr>
                          <a:xfrm>
                            <a:off x="0" y="0"/>
                            <a:ext cx="3971925" cy="2514600"/>
                          </a:xfrm>
                          <a:prstGeom prst="rect">
                            <a:avLst/>
                          </a:prstGeom>
                          <a:ln/>
                        </pic:spPr>
                      </pic:pic>
                    </a:graphicData>
                  </a:graphic>
                </wp:inline>
              </w:drawing>
            </w:r>
          </w:p>
        </w:tc>
      </w:tr>
    </w:tbl>
    <w:p w14:paraId="2FCBE512" w14:textId="77777777" w:rsidR="001F79F6" w:rsidRDefault="001F79F6"/>
    <w:p w14:paraId="3C1FA913" w14:textId="77777777" w:rsidR="001F79F6" w:rsidRDefault="001F79F6"/>
    <w:p w14:paraId="25A606F6" w14:textId="77777777" w:rsidR="001F79F6" w:rsidRDefault="00BC11FB">
      <w:r>
        <w:br w:type="page"/>
      </w:r>
    </w:p>
    <w:p w14:paraId="6D65C2A9" w14:textId="77777777" w:rsidR="001F79F6" w:rsidRDefault="001F79F6"/>
    <w:p w14:paraId="73E9CF8B" w14:textId="77777777" w:rsidR="001F79F6" w:rsidRDefault="001F79F6"/>
    <w:tbl>
      <w:tblPr>
        <w:tblStyle w:val="a2"/>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03A05AAF" w14:textId="77777777">
        <w:tc>
          <w:tcPr>
            <w:tcW w:w="6480" w:type="dxa"/>
            <w:tcMar>
              <w:top w:w="100" w:type="dxa"/>
              <w:left w:w="100" w:type="dxa"/>
              <w:bottom w:w="100" w:type="dxa"/>
              <w:right w:w="100" w:type="dxa"/>
            </w:tcMar>
          </w:tcPr>
          <w:p w14:paraId="6BCBF4F7" w14:textId="77777777" w:rsidR="001F79F6" w:rsidRDefault="00BC11FB">
            <w:pPr>
              <w:pStyle w:val="Heading2"/>
              <w:keepNext w:val="0"/>
              <w:keepLines w:val="0"/>
              <w:widowControl w:val="0"/>
              <w:spacing w:before="300" w:after="160" w:line="264" w:lineRule="auto"/>
              <w:contextualSpacing w:val="0"/>
              <w:jc w:val="both"/>
              <w:rPr>
                <w:b/>
                <w:color w:val="333333"/>
                <w:sz w:val="45"/>
                <w:szCs w:val="45"/>
              </w:rPr>
            </w:pPr>
            <w:bookmarkStart w:id="81" w:name="_n72x4xkb54lo" w:colFirst="0" w:colLast="0"/>
            <w:bookmarkEnd w:id="81"/>
            <w:r>
              <w:rPr>
                <w:b/>
                <w:color w:val="333333"/>
                <w:sz w:val="45"/>
                <w:szCs w:val="45"/>
              </w:rPr>
              <w:t>How to Play (4/11)</w:t>
            </w:r>
          </w:p>
          <w:p w14:paraId="0A81901C" w14:textId="01A62518" w:rsidR="001F79F6" w:rsidRDefault="00BC11FB">
            <w:pPr>
              <w:widowControl w:val="0"/>
              <w:spacing w:after="160" w:line="240" w:lineRule="auto"/>
              <w:jc w:val="both"/>
              <w:rPr>
                <w:color w:val="333333"/>
              </w:rPr>
            </w:pPr>
            <w:commentRangeStart w:id="82"/>
            <w:r>
              <w:rPr>
                <w:color w:val="333333"/>
              </w:rPr>
              <w:t>For example, in this diagram you have 5 neighbors</w:t>
            </w:r>
            <w:ins w:id="83" w:author="Sofia Kluch" w:date="2017-03-20T16:20:00Z">
              <w:r w:rsidR="00275936">
                <w:rPr>
                  <w:color w:val="333333"/>
                </w:rPr>
                <w:t xml:space="preserve"> in your neighborhood</w:t>
              </w:r>
            </w:ins>
            <w:r>
              <w:rPr>
                <w:color w:val="333333"/>
              </w:rPr>
              <w:t>.</w:t>
            </w:r>
          </w:p>
          <w:p w14:paraId="278236B3" w14:textId="77777777" w:rsidR="001F79F6" w:rsidRDefault="00BC11FB">
            <w:pPr>
              <w:widowControl w:val="0"/>
              <w:spacing w:after="160" w:line="240" w:lineRule="auto"/>
              <w:jc w:val="both"/>
              <w:rPr>
                <w:color w:val="333333"/>
              </w:rPr>
            </w:pPr>
            <w:commentRangeStart w:id="84"/>
            <w:r>
              <w:rPr>
                <w:color w:val="333333"/>
              </w:rPr>
              <w:t>You share two neighbors with player 1 and two neighbors with player 2; however, neither player 1 nor player 2 are in your neighborhood.</w:t>
            </w:r>
            <w:commentRangeEnd w:id="82"/>
            <w:r w:rsidR="00275936">
              <w:rPr>
                <w:rStyle w:val="CommentReference"/>
              </w:rPr>
              <w:commentReference w:id="82"/>
            </w:r>
            <w:commentRangeEnd w:id="84"/>
            <w:r w:rsidR="00397C26">
              <w:rPr>
                <w:rStyle w:val="CommentReference"/>
              </w:rPr>
              <w:commentReference w:id="84"/>
            </w:r>
          </w:p>
          <w:p w14:paraId="4979312A" w14:textId="77777777" w:rsidR="001F79F6" w:rsidRDefault="001F79F6">
            <w:pPr>
              <w:widowControl w:val="0"/>
              <w:spacing w:line="240" w:lineRule="auto"/>
            </w:pPr>
          </w:p>
        </w:tc>
        <w:tc>
          <w:tcPr>
            <w:tcW w:w="6480" w:type="dxa"/>
            <w:tcMar>
              <w:top w:w="100" w:type="dxa"/>
              <w:left w:w="100" w:type="dxa"/>
              <w:bottom w:w="100" w:type="dxa"/>
              <w:right w:w="100" w:type="dxa"/>
            </w:tcMar>
          </w:tcPr>
          <w:p w14:paraId="496004AE" w14:textId="77777777" w:rsidR="001F79F6" w:rsidRDefault="00BC11FB">
            <w:pPr>
              <w:widowControl w:val="0"/>
              <w:spacing w:line="240" w:lineRule="auto"/>
            </w:pPr>
            <w:r>
              <w:rPr>
                <w:noProof/>
              </w:rPr>
              <w:drawing>
                <wp:inline distT="114300" distB="114300" distL="114300" distR="114300" wp14:anchorId="4C5CC6EF" wp14:editId="1E48AA59">
                  <wp:extent cx="3971925" cy="2514600"/>
                  <wp:effectExtent l="0" t="0" r="0" b="0"/>
                  <wp:docPr id="21" name="image45.png" descr="Screen Shot 2017-03-16 at 11.08.08 AM.png"/>
                  <wp:cNvGraphicFramePr/>
                  <a:graphic xmlns:a="http://schemas.openxmlformats.org/drawingml/2006/main">
                    <a:graphicData uri="http://schemas.openxmlformats.org/drawingml/2006/picture">
                      <pic:pic xmlns:pic="http://schemas.openxmlformats.org/drawingml/2006/picture">
                        <pic:nvPicPr>
                          <pic:cNvPr id="0" name="image45.png" descr="Screen Shot 2017-03-16 at 11.08.08 AM.png"/>
                          <pic:cNvPicPr preferRelativeResize="0"/>
                        </pic:nvPicPr>
                        <pic:blipFill>
                          <a:blip r:embed="rId11"/>
                          <a:srcRect/>
                          <a:stretch>
                            <a:fillRect/>
                          </a:stretch>
                        </pic:blipFill>
                        <pic:spPr>
                          <a:xfrm>
                            <a:off x="0" y="0"/>
                            <a:ext cx="3971925" cy="2514600"/>
                          </a:xfrm>
                          <a:prstGeom prst="rect">
                            <a:avLst/>
                          </a:prstGeom>
                          <a:ln/>
                        </pic:spPr>
                      </pic:pic>
                    </a:graphicData>
                  </a:graphic>
                </wp:inline>
              </w:drawing>
            </w:r>
          </w:p>
        </w:tc>
      </w:tr>
    </w:tbl>
    <w:p w14:paraId="39C3AC63" w14:textId="77777777" w:rsidR="001F79F6" w:rsidRDefault="001F79F6"/>
    <w:p w14:paraId="22B93060" w14:textId="77777777" w:rsidR="001F79F6" w:rsidRDefault="001F79F6"/>
    <w:p w14:paraId="3581A79F" w14:textId="77777777" w:rsidR="001F79F6" w:rsidRDefault="001F79F6"/>
    <w:p w14:paraId="4A0842F2" w14:textId="77777777" w:rsidR="001F79F6" w:rsidRDefault="00BC11FB">
      <w:r>
        <w:br w:type="page"/>
      </w:r>
    </w:p>
    <w:p w14:paraId="39FD22FE" w14:textId="77777777" w:rsidR="001F79F6" w:rsidRDefault="001F79F6"/>
    <w:p w14:paraId="3F344563" w14:textId="77777777" w:rsidR="001F79F6" w:rsidRDefault="001F79F6"/>
    <w:tbl>
      <w:tblPr>
        <w:tblStyle w:val="a3"/>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04E8BF45" w14:textId="77777777">
        <w:tc>
          <w:tcPr>
            <w:tcW w:w="6480" w:type="dxa"/>
            <w:tcMar>
              <w:top w:w="100" w:type="dxa"/>
              <w:left w:w="100" w:type="dxa"/>
              <w:bottom w:w="100" w:type="dxa"/>
              <w:right w:w="100" w:type="dxa"/>
            </w:tcMar>
          </w:tcPr>
          <w:p w14:paraId="5356BC02" w14:textId="77777777" w:rsidR="001F79F6" w:rsidRDefault="00BC11FB">
            <w:pPr>
              <w:pStyle w:val="Heading2"/>
              <w:keepNext w:val="0"/>
              <w:keepLines w:val="0"/>
              <w:widowControl w:val="0"/>
              <w:spacing w:before="300" w:after="160" w:line="264" w:lineRule="auto"/>
              <w:contextualSpacing w:val="0"/>
              <w:jc w:val="both"/>
              <w:rPr>
                <w:b/>
                <w:color w:val="333333"/>
                <w:sz w:val="45"/>
                <w:szCs w:val="45"/>
              </w:rPr>
            </w:pPr>
            <w:bookmarkStart w:id="85" w:name="_1r3rwsp7mfns" w:colFirst="0" w:colLast="0"/>
            <w:bookmarkEnd w:id="85"/>
            <w:r>
              <w:rPr>
                <w:b/>
                <w:color w:val="333333"/>
                <w:sz w:val="45"/>
                <w:szCs w:val="45"/>
              </w:rPr>
              <w:t>How to Play (5/11)</w:t>
            </w:r>
          </w:p>
          <w:p w14:paraId="417778C9" w14:textId="77777777" w:rsidR="001F79F6" w:rsidRDefault="00BC11FB">
            <w:pPr>
              <w:widowControl w:val="0"/>
              <w:spacing w:after="160" w:line="240" w:lineRule="auto"/>
              <w:jc w:val="both"/>
              <w:rPr>
                <w:color w:val="333333"/>
              </w:rPr>
            </w:pPr>
            <w:r>
              <w:rPr>
                <w:color w:val="333333"/>
              </w:rPr>
              <w:t>You will be playing a game with your neighbors over a number of rounds.</w:t>
            </w:r>
          </w:p>
          <w:p w14:paraId="1F618B9E" w14:textId="3064EAE8" w:rsidR="001F79F6" w:rsidRDefault="00BC11FB">
            <w:pPr>
              <w:widowControl w:val="0"/>
              <w:spacing w:after="160" w:line="240" w:lineRule="auto"/>
              <w:jc w:val="both"/>
              <w:rPr>
                <w:color w:val="333333"/>
              </w:rPr>
            </w:pPr>
            <w:r>
              <w:rPr>
                <w:color w:val="333333"/>
              </w:rPr>
              <w:t xml:space="preserve">In each round you will choose whether to pay </w:t>
            </w:r>
            <w:commentRangeStart w:id="86"/>
            <w:ins w:id="87" w:author="Marken, Stephanie" w:date="2017-03-17T09:32:00Z">
              <w:r w:rsidR="00E243EB">
                <w:rPr>
                  <w:color w:val="333333"/>
                </w:rPr>
                <w:t>or</w:t>
              </w:r>
            </w:ins>
            <w:del w:id="88" w:author="Marken, Stephanie" w:date="2017-03-17T09:32:00Z">
              <w:r w:rsidDel="00E243EB">
                <w:rPr>
                  <w:color w:val="333333"/>
                </w:rPr>
                <w:delText>to</w:delText>
              </w:r>
            </w:del>
            <w:commentRangeEnd w:id="86"/>
            <w:r w:rsidR="00E243EB">
              <w:rPr>
                <w:rStyle w:val="CommentReference"/>
              </w:rPr>
              <w:commentReference w:id="86"/>
            </w:r>
            <w:r>
              <w:rPr>
                <w:color w:val="333333"/>
              </w:rPr>
              <w:t xml:space="preserve"> </w:t>
            </w:r>
            <w:commentRangeStart w:id="89"/>
            <w:r>
              <w:rPr>
                <w:color w:val="333333"/>
              </w:rPr>
              <w:t xml:space="preserve">give points </w:t>
            </w:r>
            <w:commentRangeEnd w:id="89"/>
            <w:r w:rsidR="002A1E37">
              <w:rPr>
                <w:rStyle w:val="CommentReference"/>
              </w:rPr>
              <w:commentReference w:id="89"/>
            </w:r>
            <w:r>
              <w:rPr>
                <w:color w:val="333333"/>
              </w:rPr>
              <w:t xml:space="preserve">to your </w:t>
            </w:r>
            <w:commentRangeStart w:id="90"/>
            <w:r>
              <w:rPr>
                <w:color w:val="333333"/>
              </w:rPr>
              <w:t>neighbor</w:t>
            </w:r>
            <w:ins w:id="91" w:author="Sofia Kluch" w:date="2017-03-20T16:25:00Z">
              <w:r w:rsidR="004579E1">
                <w:rPr>
                  <w:color w:val="333333"/>
                </w:rPr>
                <w:t>s by selecting Option A or B</w:t>
              </w:r>
            </w:ins>
            <w:del w:id="92" w:author="Sofia Kluch" w:date="2017-03-20T16:25:00Z">
              <w:r w:rsidDel="004579E1">
                <w:rPr>
                  <w:color w:val="333333"/>
                </w:rPr>
                <w:delText>s</w:delText>
              </w:r>
            </w:del>
            <w:commentRangeEnd w:id="90"/>
            <w:r w:rsidR="00E243EB">
              <w:rPr>
                <w:rStyle w:val="CommentReference"/>
              </w:rPr>
              <w:commentReference w:id="90"/>
            </w:r>
            <w:r>
              <w:rPr>
                <w:color w:val="333333"/>
              </w:rPr>
              <w:t>.</w:t>
            </w:r>
          </w:p>
          <w:p w14:paraId="7C35E2A5" w14:textId="24A3E3D4" w:rsidR="001F79F6" w:rsidRDefault="00BC11FB">
            <w:pPr>
              <w:widowControl w:val="0"/>
              <w:spacing w:after="160" w:line="240" w:lineRule="auto"/>
              <w:jc w:val="both"/>
              <w:rPr>
                <w:color w:val="333333"/>
              </w:rPr>
            </w:pPr>
            <w:r>
              <w:rPr>
                <w:color w:val="333333"/>
              </w:rPr>
              <w:t xml:space="preserve">If you choose </w:t>
            </w:r>
            <w:proofErr w:type="gramStart"/>
            <w:r>
              <w:rPr>
                <w:color w:val="FFFFFF"/>
                <w:shd w:val="clear" w:color="auto" w:fill="EA5A00"/>
              </w:rPr>
              <w:t>A</w:t>
            </w:r>
            <w:r>
              <w:rPr>
                <w:color w:val="333333"/>
              </w:rPr>
              <w:t xml:space="preserve"> you</w:t>
            </w:r>
            <w:proofErr w:type="gramEnd"/>
            <w:r>
              <w:rPr>
                <w:color w:val="333333"/>
              </w:rPr>
              <w:t xml:space="preserve"> will pay 50 points for each neighbor </w:t>
            </w:r>
            <w:ins w:id="93" w:author="Sofia Kluch" w:date="2017-03-20T16:24:00Z">
              <w:r w:rsidR="004579E1">
                <w:rPr>
                  <w:color w:val="333333"/>
                </w:rPr>
                <w:t xml:space="preserve">in that group </w:t>
              </w:r>
            </w:ins>
            <w:r>
              <w:rPr>
                <w:color w:val="333333"/>
              </w:rPr>
              <w:t xml:space="preserve">and each of them gains </w:t>
            </w:r>
            <w:commentRangeStart w:id="94"/>
            <w:r>
              <w:rPr>
                <w:color w:val="333333"/>
              </w:rPr>
              <w:t>100 points.</w:t>
            </w:r>
            <w:commentRangeEnd w:id="94"/>
            <w:r w:rsidR="002A1E37">
              <w:rPr>
                <w:rStyle w:val="CommentReference"/>
              </w:rPr>
              <w:commentReference w:id="94"/>
            </w:r>
          </w:p>
          <w:p w14:paraId="3A44C143" w14:textId="77777777" w:rsidR="001F79F6" w:rsidRDefault="00BC11FB">
            <w:pPr>
              <w:widowControl w:val="0"/>
              <w:spacing w:after="160" w:line="240" w:lineRule="auto"/>
              <w:jc w:val="both"/>
              <w:rPr>
                <w:color w:val="333333"/>
              </w:rPr>
            </w:pPr>
            <w:r>
              <w:rPr>
                <w:color w:val="333333"/>
              </w:rPr>
              <w:t xml:space="preserve">If you choose </w:t>
            </w:r>
            <w:r>
              <w:rPr>
                <w:color w:val="FFFFFF"/>
                <w:shd w:val="clear" w:color="auto" w:fill="C11692"/>
              </w:rPr>
              <w:t>B</w:t>
            </w:r>
            <w:r>
              <w:rPr>
                <w:color w:val="333333"/>
              </w:rPr>
              <w:t xml:space="preserve"> you will pay 0 points </w:t>
            </w:r>
            <w:ins w:id="95" w:author="Marken, Stephanie" w:date="2017-03-17T09:35:00Z">
              <w:r w:rsidR="00E243EB">
                <w:rPr>
                  <w:color w:val="333333"/>
                </w:rPr>
                <w:t>to your neighbors and their scores will not change</w:t>
              </w:r>
            </w:ins>
            <w:del w:id="96" w:author="Marken, Stephanie" w:date="2017-03-17T09:36:00Z">
              <w:r w:rsidDel="00E243EB">
                <w:rPr>
                  <w:color w:val="333333"/>
                </w:rPr>
                <w:delText>and do not change the score of your neighbors</w:delText>
              </w:r>
            </w:del>
            <w:r>
              <w:rPr>
                <w:color w:val="333333"/>
              </w:rPr>
              <w:t>.</w:t>
            </w:r>
          </w:p>
          <w:p w14:paraId="7AB701C6" w14:textId="77777777" w:rsidR="001F79F6" w:rsidRDefault="001F79F6">
            <w:pPr>
              <w:widowControl w:val="0"/>
              <w:spacing w:line="240" w:lineRule="auto"/>
            </w:pPr>
          </w:p>
        </w:tc>
        <w:tc>
          <w:tcPr>
            <w:tcW w:w="6480" w:type="dxa"/>
            <w:tcMar>
              <w:top w:w="100" w:type="dxa"/>
              <w:left w:w="100" w:type="dxa"/>
              <w:bottom w:w="100" w:type="dxa"/>
              <w:right w:w="100" w:type="dxa"/>
            </w:tcMar>
          </w:tcPr>
          <w:p w14:paraId="59CC1259" w14:textId="77777777" w:rsidR="001F79F6" w:rsidRDefault="00BC11FB">
            <w:pPr>
              <w:widowControl w:val="0"/>
              <w:spacing w:line="240" w:lineRule="auto"/>
            </w:pPr>
            <w:r>
              <w:rPr>
                <w:noProof/>
              </w:rPr>
              <w:drawing>
                <wp:inline distT="114300" distB="114300" distL="114300" distR="114300" wp14:anchorId="64BBE4E8" wp14:editId="17498A8D">
                  <wp:extent cx="3971925" cy="2514600"/>
                  <wp:effectExtent l="0" t="0" r="0" b="0"/>
                  <wp:docPr id="23" name="image47.png" descr="Screen Shot 2017-03-16 at 11.09.08 AM.png"/>
                  <wp:cNvGraphicFramePr/>
                  <a:graphic xmlns:a="http://schemas.openxmlformats.org/drawingml/2006/main">
                    <a:graphicData uri="http://schemas.openxmlformats.org/drawingml/2006/picture">
                      <pic:pic xmlns:pic="http://schemas.openxmlformats.org/drawingml/2006/picture">
                        <pic:nvPicPr>
                          <pic:cNvPr id="0" name="image47.png" descr="Screen Shot 2017-03-16 at 11.09.08 AM.png"/>
                          <pic:cNvPicPr preferRelativeResize="0"/>
                        </pic:nvPicPr>
                        <pic:blipFill>
                          <a:blip r:embed="rId12"/>
                          <a:srcRect/>
                          <a:stretch>
                            <a:fillRect/>
                          </a:stretch>
                        </pic:blipFill>
                        <pic:spPr>
                          <a:xfrm>
                            <a:off x="0" y="0"/>
                            <a:ext cx="3971925" cy="2514600"/>
                          </a:xfrm>
                          <a:prstGeom prst="rect">
                            <a:avLst/>
                          </a:prstGeom>
                          <a:ln/>
                        </pic:spPr>
                      </pic:pic>
                    </a:graphicData>
                  </a:graphic>
                </wp:inline>
              </w:drawing>
            </w:r>
          </w:p>
        </w:tc>
      </w:tr>
    </w:tbl>
    <w:p w14:paraId="6FFE72DC" w14:textId="77777777" w:rsidR="001F79F6" w:rsidRDefault="001F79F6"/>
    <w:p w14:paraId="0F8955FD" w14:textId="77777777" w:rsidR="001F79F6" w:rsidRDefault="001F79F6"/>
    <w:p w14:paraId="22B48C53" w14:textId="77777777" w:rsidR="001F79F6" w:rsidRDefault="001F79F6"/>
    <w:p w14:paraId="03781596" w14:textId="77777777" w:rsidR="001F79F6" w:rsidRDefault="00BC11FB">
      <w:r>
        <w:br w:type="page"/>
      </w:r>
    </w:p>
    <w:p w14:paraId="30E0CF45" w14:textId="77777777" w:rsidR="001F79F6" w:rsidRDefault="001F79F6"/>
    <w:p w14:paraId="3B7C5140" w14:textId="77777777" w:rsidR="001F79F6" w:rsidRDefault="00BC11FB">
      <w:r>
        <w:t xml:space="preserve">     </w:t>
      </w:r>
    </w:p>
    <w:tbl>
      <w:tblPr>
        <w:tblStyle w:val="a4"/>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37BCA575" w14:textId="77777777">
        <w:tc>
          <w:tcPr>
            <w:tcW w:w="6480" w:type="dxa"/>
            <w:tcMar>
              <w:top w:w="100" w:type="dxa"/>
              <w:left w:w="100" w:type="dxa"/>
              <w:bottom w:w="100" w:type="dxa"/>
              <w:right w:w="100" w:type="dxa"/>
            </w:tcMar>
          </w:tcPr>
          <w:p w14:paraId="2B45CD28" w14:textId="77777777" w:rsidR="001F79F6" w:rsidRDefault="00BC11FB">
            <w:pPr>
              <w:pStyle w:val="Heading2"/>
              <w:keepNext w:val="0"/>
              <w:keepLines w:val="0"/>
              <w:widowControl w:val="0"/>
              <w:spacing w:before="300" w:after="160" w:line="264" w:lineRule="auto"/>
              <w:contextualSpacing w:val="0"/>
              <w:jc w:val="both"/>
              <w:rPr>
                <w:b/>
                <w:color w:val="333333"/>
                <w:sz w:val="45"/>
                <w:szCs w:val="45"/>
              </w:rPr>
            </w:pPr>
            <w:bookmarkStart w:id="97" w:name="_xtbsfuebfgbu" w:colFirst="0" w:colLast="0"/>
            <w:bookmarkEnd w:id="97"/>
            <w:commentRangeStart w:id="98"/>
            <w:r>
              <w:rPr>
                <w:b/>
                <w:color w:val="333333"/>
                <w:sz w:val="45"/>
                <w:szCs w:val="45"/>
              </w:rPr>
              <w:t>How to Play (6/11)</w:t>
            </w:r>
            <w:commentRangeEnd w:id="98"/>
            <w:r w:rsidR="00397C26">
              <w:rPr>
                <w:rStyle w:val="CommentReference"/>
              </w:rPr>
              <w:commentReference w:id="98"/>
            </w:r>
          </w:p>
          <w:p w14:paraId="2FDC4742" w14:textId="3303AA24" w:rsidR="001F79F6" w:rsidRDefault="00BC11FB">
            <w:pPr>
              <w:widowControl w:val="0"/>
              <w:spacing w:after="160" w:line="240" w:lineRule="auto"/>
              <w:jc w:val="both"/>
              <w:rPr>
                <w:color w:val="333333"/>
              </w:rPr>
            </w:pPr>
            <w:r>
              <w:rPr>
                <w:color w:val="333333"/>
              </w:rPr>
              <w:t xml:space="preserve">You will choose </w:t>
            </w:r>
            <w:r>
              <w:rPr>
                <w:color w:val="FFFFFF"/>
                <w:shd w:val="clear" w:color="auto" w:fill="EA5A00"/>
              </w:rPr>
              <w:t>A</w:t>
            </w:r>
            <w:r>
              <w:rPr>
                <w:color w:val="333333"/>
              </w:rPr>
              <w:t xml:space="preserve"> or </w:t>
            </w:r>
            <w:r>
              <w:rPr>
                <w:color w:val="FFFFFF"/>
                <w:shd w:val="clear" w:color="auto" w:fill="C11692"/>
              </w:rPr>
              <w:t>B</w:t>
            </w:r>
            <w:r>
              <w:rPr>
                <w:color w:val="333333"/>
              </w:rPr>
              <w:t xml:space="preserve"> for each </w:t>
            </w:r>
            <w:del w:id="99" w:author="Sofia Kluch" w:date="2017-03-20T16:33:00Z">
              <w:r w:rsidDel="00E73E29">
                <w:rPr>
                  <w:color w:val="333333"/>
                </w:rPr>
                <w:delText xml:space="preserve">avatar </w:delText>
              </w:r>
            </w:del>
            <w:ins w:id="100" w:author="Sofia Kluch" w:date="2017-03-20T16:33:00Z">
              <w:r w:rsidR="00E73E29">
                <w:rPr>
                  <w:color w:val="333333"/>
                </w:rPr>
                <w:t xml:space="preserve">identifier </w:t>
              </w:r>
            </w:ins>
            <w:ins w:id="101" w:author="Sofia Kluch" w:date="2017-03-20T16:25:00Z">
              <w:r w:rsidR="004579E1">
                <w:rPr>
                  <w:color w:val="333333"/>
                </w:rPr>
                <w:t xml:space="preserve">group </w:t>
              </w:r>
            </w:ins>
            <w:r>
              <w:rPr>
                <w:color w:val="333333"/>
              </w:rPr>
              <w:t xml:space="preserve">and your choice will only affect those neighbors </w:t>
            </w:r>
            <w:commentRangeStart w:id="102"/>
            <w:r>
              <w:rPr>
                <w:color w:val="333333"/>
              </w:rPr>
              <w:t xml:space="preserve">who chose that </w:t>
            </w:r>
            <w:ins w:id="103" w:author="Sofia Kluch" w:date="2017-03-20T16:33:00Z">
              <w:r w:rsidR="00E73E29">
                <w:rPr>
                  <w:color w:val="333333"/>
                </w:rPr>
                <w:t>identifier</w:t>
              </w:r>
            </w:ins>
            <w:commentRangeStart w:id="104"/>
            <w:del w:id="105" w:author="Sofia Kluch" w:date="2017-03-20T16:33:00Z">
              <w:r w:rsidDel="00E73E29">
                <w:rPr>
                  <w:color w:val="333333"/>
                </w:rPr>
                <w:delText>avatar</w:delText>
              </w:r>
            </w:del>
            <w:commentRangeEnd w:id="104"/>
            <w:r w:rsidR="00E243EB">
              <w:rPr>
                <w:rStyle w:val="CommentReference"/>
              </w:rPr>
              <w:commentReference w:id="104"/>
            </w:r>
            <w:r>
              <w:rPr>
                <w:color w:val="333333"/>
              </w:rPr>
              <w:t>.</w:t>
            </w:r>
            <w:commentRangeEnd w:id="102"/>
            <w:r w:rsidR="00397C26">
              <w:rPr>
                <w:rStyle w:val="CommentReference"/>
              </w:rPr>
              <w:commentReference w:id="102"/>
            </w:r>
          </w:p>
          <w:p w14:paraId="30A66CA5" w14:textId="77777777" w:rsidR="001F79F6" w:rsidRDefault="00BC11FB">
            <w:pPr>
              <w:widowControl w:val="0"/>
              <w:spacing w:after="160" w:line="240" w:lineRule="auto"/>
              <w:jc w:val="both"/>
              <w:rPr>
                <w:color w:val="333333"/>
              </w:rPr>
            </w:pPr>
            <w:r>
              <w:rPr>
                <w:color w:val="333333"/>
              </w:rPr>
              <w:t xml:space="preserve">For example, let’s say you have </w:t>
            </w:r>
            <w:commentRangeStart w:id="106"/>
            <w:r>
              <w:rPr>
                <w:color w:val="333333"/>
              </w:rPr>
              <w:t xml:space="preserve">3 neighbors who </w:t>
            </w:r>
            <w:commentRangeStart w:id="107"/>
            <w:commentRangeStart w:id="108"/>
            <w:r>
              <w:rPr>
                <w:color w:val="333333"/>
              </w:rPr>
              <w:t>chose</w:t>
            </w:r>
            <w:commentRangeEnd w:id="107"/>
            <w:r w:rsidR="00E243EB">
              <w:rPr>
                <w:rStyle w:val="CommentReference"/>
              </w:rPr>
              <w:commentReference w:id="107"/>
            </w:r>
            <w:commentRangeEnd w:id="108"/>
            <w:r w:rsidR="004579E1">
              <w:rPr>
                <w:rStyle w:val="CommentReference"/>
              </w:rPr>
              <w:commentReference w:id="108"/>
            </w:r>
            <w:r>
              <w:rPr>
                <w:color w:val="333333"/>
              </w:rPr>
              <w:t xml:space="preserve"> </w:t>
            </w:r>
            <w:commentRangeEnd w:id="106"/>
            <w:r w:rsidR="00397C26">
              <w:rPr>
                <w:rStyle w:val="CommentReference"/>
              </w:rPr>
              <w:commentReference w:id="106"/>
            </w:r>
            <w:r>
              <w:rPr>
                <w:noProof/>
              </w:rPr>
              <w:drawing>
                <wp:inline distT="114300" distB="114300" distL="114300" distR="114300" wp14:anchorId="7B54F6C5" wp14:editId="058BE293">
                  <wp:extent cx="215900" cy="2159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r>
              <w:rPr>
                <w:color w:val="333333"/>
              </w:rPr>
              <w:t xml:space="preserve"> and 2 neighbors who chose </w:t>
            </w:r>
            <w:r>
              <w:rPr>
                <w:noProof/>
              </w:rPr>
              <w:drawing>
                <wp:inline distT="114300" distB="114300" distL="114300" distR="114300" wp14:anchorId="627FD061" wp14:editId="5C6A152B">
                  <wp:extent cx="215900" cy="2159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p>
          <w:p w14:paraId="7BA2BC39" w14:textId="77777777" w:rsidR="001F79F6" w:rsidRDefault="00BC11FB">
            <w:pPr>
              <w:widowControl w:val="0"/>
              <w:spacing w:after="160" w:line="240" w:lineRule="auto"/>
              <w:jc w:val="both"/>
              <w:rPr>
                <w:color w:val="333333"/>
              </w:rPr>
            </w:pPr>
            <w:r>
              <w:rPr>
                <w:color w:val="333333"/>
              </w:rPr>
              <w:t>If you choose</w:t>
            </w:r>
            <w:r>
              <w:rPr>
                <w:color w:val="333333"/>
                <w:shd w:val="clear" w:color="auto" w:fill="EEEEEE"/>
              </w:rPr>
              <w:t xml:space="preserve"> </w:t>
            </w:r>
            <w:r>
              <w:rPr>
                <w:color w:val="FFFFFF"/>
                <w:shd w:val="clear" w:color="auto" w:fill="EA5A00"/>
              </w:rPr>
              <w:t>A</w:t>
            </w:r>
            <w:r>
              <w:rPr>
                <w:color w:val="333333"/>
              </w:rPr>
              <w:t xml:space="preserve"> for </w:t>
            </w:r>
            <w:r>
              <w:rPr>
                <w:noProof/>
              </w:rPr>
              <w:drawing>
                <wp:inline distT="114300" distB="114300" distL="114300" distR="114300" wp14:anchorId="6CBAFD17" wp14:editId="5C8C5FD4">
                  <wp:extent cx="215900" cy="2159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r>
              <w:rPr>
                <w:color w:val="333333"/>
              </w:rPr>
              <w:t xml:space="preserve"> and </w:t>
            </w:r>
            <w:r>
              <w:rPr>
                <w:color w:val="FFFFFF"/>
                <w:shd w:val="clear" w:color="auto" w:fill="C11692"/>
              </w:rPr>
              <w:t>B</w:t>
            </w:r>
            <w:r>
              <w:rPr>
                <w:color w:val="333333"/>
              </w:rPr>
              <w:t xml:space="preserve"> for </w:t>
            </w:r>
            <w:r>
              <w:rPr>
                <w:noProof/>
              </w:rPr>
              <w:drawing>
                <wp:inline distT="114300" distB="114300" distL="114300" distR="114300" wp14:anchorId="10452741" wp14:editId="47FF96EB">
                  <wp:extent cx="215900" cy="2159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r>
              <w:rPr>
                <w:color w:val="333333"/>
              </w:rPr>
              <w:t xml:space="preserve"> the results would be:</w:t>
            </w:r>
          </w:p>
          <w:p w14:paraId="2D1BBF15" w14:textId="77777777" w:rsidR="001F79F6" w:rsidRDefault="001F79F6">
            <w:pPr>
              <w:widowControl w:val="0"/>
              <w:spacing w:line="240" w:lineRule="auto"/>
            </w:pPr>
          </w:p>
        </w:tc>
        <w:tc>
          <w:tcPr>
            <w:tcW w:w="6480" w:type="dxa"/>
            <w:tcMar>
              <w:top w:w="100" w:type="dxa"/>
              <w:left w:w="100" w:type="dxa"/>
              <w:bottom w:w="100" w:type="dxa"/>
              <w:right w:w="100" w:type="dxa"/>
            </w:tcMar>
          </w:tcPr>
          <w:p w14:paraId="1C7E6385" w14:textId="77777777" w:rsidR="001F79F6" w:rsidRDefault="00BC11FB">
            <w:pPr>
              <w:widowControl w:val="0"/>
              <w:spacing w:line="240" w:lineRule="auto"/>
            </w:pPr>
            <w:r>
              <w:rPr>
                <w:noProof/>
              </w:rPr>
              <w:drawing>
                <wp:inline distT="114300" distB="114300" distL="114300" distR="114300" wp14:anchorId="334D98F4" wp14:editId="42F18B7A">
                  <wp:extent cx="3971925" cy="2489200"/>
                  <wp:effectExtent l="0" t="0" r="0" b="0"/>
                  <wp:docPr id="24" name="image48.png" descr="Screen Shot 2017-03-16 at 11.10.37 AM.png"/>
                  <wp:cNvGraphicFramePr/>
                  <a:graphic xmlns:a="http://schemas.openxmlformats.org/drawingml/2006/main">
                    <a:graphicData uri="http://schemas.openxmlformats.org/drawingml/2006/picture">
                      <pic:pic xmlns:pic="http://schemas.openxmlformats.org/drawingml/2006/picture">
                        <pic:nvPicPr>
                          <pic:cNvPr id="0" name="image48.png" descr="Screen Shot 2017-03-16 at 11.10.37 AM.png"/>
                          <pic:cNvPicPr preferRelativeResize="0"/>
                        </pic:nvPicPr>
                        <pic:blipFill>
                          <a:blip r:embed="rId13"/>
                          <a:srcRect/>
                          <a:stretch>
                            <a:fillRect/>
                          </a:stretch>
                        </pic:blipFill>
                        <pic:spPr>
                          <a:xfrm>
                            <a:off x="0" y="0"/>
                            <a:ext cx="3971925" cy="2489200"/>
                          </a:xfrm>
                          <a:prstGeom prst="rect">
                            <a:avLst/>
                          </a:prstGeom>
                          <a:ln/>
                        </pic:spPr>
                      </pic:pic>
                    </a:graphicData>
                  </a:graphic>
                </wp:inline>
              </w:drawing>
            </w:r>
          </w:p>
        </w:tc>
      </w:tr>
    </w:tbl>
    <w:p w14:paraId="5B243F8F" w14:textId="77777777" w:rsidR="001F79F6" w:rsidRDefault="001F79F6"/>
    <w:p w14:paraId="18A74AC9" w14:textId="77777777" w:rsidR="001F79F6" w:rsidRDefault="001F79F6"/>
    <w:p w14:paraId="64ECC1D5" w14:textId="77777777" w:rsidR="001F79F6" w:rsidRDefault="001F79F6"/>
    <w:p w14:paraId="69D4E6C9" w14:textId="77777777" w:rsidR="001F79F6" w:rsidRDefault="00BC11FB">
      <w:r>
        <w:br w:type="page"/>
      </w:r>
    </w:p>
    <w:p w14:paraId="27A6A821" w14:textId="77777777" w:rsidR="001F79F6" w:rsidRDefault="001F79F6"/>
    <w:p w14:paraId="3F8CBE2C" w14:textId="77777777" w:rsidR="001F79F6" w:rsidRDefault="001F79F6"/>
    <w:tbl>
      <w:tblPr>
        <w:tblStyle w:val="a5"/>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08EE1E01" w14:textId="77777777">
        <w:tc>
          <w:tcPr>
            <w:tcW w:w="6480" w:type="dxa"/>
            <w:tcMar>
              <w:top w:w="100" w:type="dxa"/>
              <w:left w:w="100" w:type="dxa"/>
              <w:bottom w:w="100" w:type="dxa"/>
              <w:right w:w="100" w:type="dxa"/>
            </w:tcMar>
          </w:tcPr>
          <w:p w14:paraId="15688311" w14:textId="77777777" w:rsidR="001F79F6" w:rsidRDefault="00BC11FB">
            <w:pPr>
              <w:pStyle w:val="Heading2"/>
              <w:keepNext w:val="0"/>
              <w:keepLines w:val="0"/>
              <w:widowControl w:val="0"/>
              <w:spacing w:before="300" w:after="160" w:line="264" w:lineRule="auto"/>
              <w:contextualSpacing w:val="0"/>
              <w:jc w:val="both"/>
              <w:rPr>
                <w:b/>
                <w:color w:val="333333"/>
                <w:sz w:val="45"/>
                <w:szCs w:val="45"/>
              </w:rPr>
            </w:pPr>
            <w:bookmarkStart w:id="109" w:name="_aei9908a7dnz" w:colFirst="0" w:colLast="0"/>
            <w:bookmarkEnd w:id="109"/>
            <w:r>
              <w:rPr>
                <w:b/>
                <w:color w:val="333333"/>
                <w:sz w:val="45"/>
                <w:szCs w:val="45"/>
              </w:rPr>
              <w:t>How to Play (7/11)</w:t>
            </w:r>
          </w:p>
          <w:p w14:paraId="6578D7EC" w14:textId="079D0328" w:rsidR="001F79F6" w:rsidRDefault="00BC11FB">
            <w:pPr>
              <w:widowControl w:val="0"/>
              <w:spacing w:after="160" w:line="240" w:lineRule="auto"/>
              <w:jc w:val="both"/>
              <w:rPr>
                <w:color w:val="333333"/>
              </w:rPr>
            </w:pPr>
            <w:r>
              <w:rPr>
                <w:color w:val="333333"/>
              </w:rPr>
              <w:t>You</w:t>
            </w:r>
            <w:ins w:id="110" w:author="Sofia Kluch" w:date="2017-03-20T16:26:00Z">
              <w:r w:rsidR="004579E1">
                <w:rPr>
                  <w:color w:val="333333"/>
                </w:rPr>
                <w:t xml:space="preserve"> and you</w:t>
              </w:r>
            </w:ins>
            <w:r>
              <w:rPr>
                <w:color w:val="333333"/>
              </w:rPr>
              <w:t xml:space="preserve">r neighbors will </w:t>
            </w:r>
            <w:ins w:id="111" w:author="Sofia Kluch" w:date="2017-03-20T16:26:00Z">
              <w:r w:rsidR="004579E1">
                <w:rPr>
                  <w:color w:val="333333"/>
                </w:rPr>
                <w:t xml:space="preserve">each make your </w:t>
              </w:r>
            </w:ins>
            <w:del w:id="112" w:author="Sofia Kluch" w:date="2017-03-20T16:26:00Z">
              <w:r w:rsidDel="004579E1">
                <w:rPr>
                  <w:color w:val="333333"/>
                </w:rPr>
                <w:delText>make their own</w:delText>
              </w:r>
            </w:del>
            <w:r>
              <w:rPr>
                <w:color w:val="333333"/>
              </w:rPr>
              <w:t xml:space="preserve"> choices at the same time.</w:t>
            </w:r>
            <w:ins w:id="113" w:author="Sofia Kluch" w:date="2017-03-20T16:27:00Z">
              <w:r w:rsidR="004579E1">
                <w:rPr>
                  <w:color w:val="333333"/>
                </w:rPr>
                <w:t xml:space="preserve"> You will not see your results until each player has finished their selection.</w:t>
              </w:r>
            </w:ins>
            <w:ins w:id="114" w:author="Sofia Kluch" w:date="2017-03-20T16:45:00Z">
              <w:r w:rsidR="001B03F9">
                <w:rPr>
                  <w:color w:val="333333"/>
                </w:rPr>
                <w:t xml:space="preserve"> </w:t>
              </w:r>
            </w:ins>
            <w:ins w:id="115" w:author="Sofia Kluch" w:date="2017-03-20T16:27:00Z">
              <w:r w:rsidR="004579E1">
                <w:rPr>
                  <w:color w:val="333333"/>
                </w:rPr>
                <w:t xml:space="preserve"> </w:t>
              </w:r>
            </w:ins>
          </w:p>
          <w:p w14:paraId="68007424" w14:textId="77777777" w:rsidR="001F79F6" w:rsidRDefault="00BC11FB">
            <w:pPr>
              <w:widowControl w:val="0"/>
              <w:spacing w:after="160" w:line="240" w:lineRule="auto"/>
              <w:jc w:val="both"/>
              <w:rPr>
                <w:color w:val="333333"/>
              </w:rPr>
            </w:pPr>
            <w:r>
              <w:rPr>
                <w:color w:val="333333"/>
              </w:rPr>
              <w:t>So, given the previous example, if:</w:t>
            </w:r>
          </w:p>
          <w:p w14:paraId="74746922" w14:textId="77777777" w:rsidR="001F79F6" w:rsidRDefault="00BC11FB">
            <w:pPr>
              <w:widowControl w:val="0"/>
              <w:spacing w:after="160" w:line="240" w:lineRule="auto"/>
              <w:jc w:val="both"/>
              <w:rPr>
                <w:color w:val="333333"/>
              </w:rPr>
            </w:pPr>
            <w:r>
              <w:rPr>
                <w:color w:val="333333"/>
              </w:rPr>
              <w:t xml:space="preserve">2 neighbors from </w:t>
            </w:r>
            <w:r>
              <w:rPr>
                <w:noProof/>
              </w:rPr>
              <w:drawing>
                <wp:inline distT="114300" distB="114300" distL="114300" distR="114300" wp14:anchorId="4780A20F" wp14:editId="2CD5F204">
                  <wp:extent cx="215900" cy="2159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r>
              <w:rPr>
                <w:color w:val="333333"/>
              </w:rPr>
              <w:t xml:space="preserve"> chose </w:t>
            </w:r>
            <w:r>
              <w:rPr>
                <w:color w:val="FFFFFF"/>
                <w:shd w:val="clear" w:color="auto" w:fill="EA5A00"/>
              </w:rPr>
              <w:t>A</w:t>
            </w:r>
            <w:r>
              <w:rPr>
                <w:color w:val="333333"/>
              </w:rPr>
              <w:t xml:space="preserve"> for your avatar, 1 neighbor from </w:t>
            </w:r>
            <w:r>
              <w:rPr>
                <w:noProof/>
              </w:rPr>
              <w:drawing>
                <wp:inline distT="114300" distB="114300" distL="114300" distR="114300" wp14:anchorId="26B251C1" wp14:editId="21F72BD6">
                  <wp:extent cx="215900" cy="2159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r>
              <w:rPr>
                <w:color w:val="333333"/>
              </w:rPr>
              <w:t xml:space="preserve"> chose </w:t>
            </w:r>
            <w:r>
              <w:rPr>
                <w:color w:val="FFFFFF"/>
                <w:shd w:val="clear" w:color="auto" w:fill="C11692"/>
              </w:rPr>
              <w:t>B</w:t>
            </w:r>
            <w:r>
              <w:rPr>
                <w:color w:val="333333"/>
              </w:rPr>
              <w:t xml:space="preserve"> for your avatar,</w:t>
            </w:r>
          </w:p>
          <w:p w14:paraId="30F2384F" w14:textId="77777777" w:rsidR="001F79F6" w:rsidRDefault="00BC11FB">
            <w:pPr>
              <w:widowControl w:val="0"/>
              <w:spacing w:after="160" w:line="240" w:lineRule="auto"/>
              <w:jc w:val="both"/>
              <w:rPr>
                <w:color w:val="333333"/>
              </w:rPr>
            </w:pPr>
            <w:r>
              <w:rPr>
                <w:color w:val="333333"/>
              </w:rPr>
              <w:t xml:space="preserve">1 neighbor from </w:t>
            </w:r>
            <w:r>
              <w:rPr>
                <w:noProof/>
              </w:rPr>
              <w:drawing>
                <wp:inline distT="114300" distB="114300" distL="114300" distR="114300" wp14:anchorId="2259789A" wp14:editId="5D7466D6">
                  <wp:extent cx="215900" cy="2159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r>
              <w:rPr>
                <w:color w:val="333333"/>
              </w:rPr>
              <w:t xml:space="preserve"> chose </w:t>
            </w:r>
            <w:r>
              <w:rPr>
                <w:color w:val="FFFFFF"/>
                <w:shd w:val="clear" w:color="auto" w:fill="EA5A00"/>
              </w:rPr>
              <w:t>A</w:t>
            </w:r>
            <w:r>
              <w:rPr>
                <w:color w:val="333333"/>
              </w:rPr>
              <w:t xml:space="preserve"> for your avatar, and 1 neighbor from </w:t>
            </w:r>
            <w:r>
              <w:rPr>
                <w:noProof/>
              </w:rPr>
              <w:drawing>
                <wp:inline distT="114300" distB="114300" distL="114300" distR="114300" wp14:anchorId="559A171A" wp14:editId="137527D9">
                  <wp:extent cx="215900" cy="2159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r>
              <w:rPr>
                <w:color w:val="333333"/>
              </w:rPr>
              <w:t xml:space="preserve"> chose </w:t>
            </w:r>
            <w:r>
              <w:rPr>
                <w:color w:val="FFFFFF"/>
                <w:shd w:val="clear" w:color="auto" w:fill="C11692"/>
              </w:rPr>
              <w:t>B</w:t>
            </w:r>
            <w:r>
              <w:rPr>
                <w:color w:val="333333"/>
              </w:rPr>
              <w:t xml:space="preserve"> for your avatar,</w:t>
            </w:r>
          </w:p>
          <w:p w14:paraId="57670B62" w14:textId="77777777" w:rsidR="001F79F6" w:rsidRDefault="00BC11FB">
            <w:pPr>
              <w:widowControl w:val="0"/>
              <w:spacing w:after="160" w:line="240" w:lineRule="auto"/>
              <w:jc w:val="both"/>
              <w:rPr>
                <w:color w:val="333333"/>
              </w:rPr>
            </w:pPr>
            <w:r>
              <w:rPr>
                <w:color w:val="333333"/>
              </w:rPr>
              <w:t>the results would be:</w:t>
            </w:r>
          </w:p>
          <w:p w14:paraId="272CA2E4" w14:textId="77777777" w:rsidR="001F79F6" w:rsidRDefault="001F79F6">
            <w:pPr>
              <w:widowControl w:val="0"/>
              <w:spacing w:line="240" w:lineRule="auto"/>
            </w:pPr>
          </w:p>
        </w:tc>
        <w:tc>
          <w:tcPr>
            <w:tcW w:w="6480" w:type="dxa"/>
            <w:tcMar>
              <w:top w:w="100" w:type="dxa"/>
              <w:left w:w="100" w:type="dxa"/>
              <w:bottom w:w="100" w:type="dxa"/>
              <w:right w:w="100" w:type="dxa"/>
            </w:tcMar>
          </w:tcPr>
          <w:p w14:paraId="7671DB11" w14:textId="77777777" w:rsidR="001F79F6" w:rsidRDefault="00BC11FB">
            <w:pPr>
              <w:widowControl w:val="0"/>
              <w:spacing w:line="240" w:lineRule="auto"/>
            </w:pPr>
            <w:r>
              <w:rPr>
                <w:noProof/>
              </w:rPr>
              <w:drawing>
                <wp:inline distT="114300" distB="114300" distL="114300" distR="114300" wp14:anchorId="10867CC9" wp14:editId="126DF367">
                  <wp:extent cx="3971925" cy="2514600"/>
                  <wp:effectExtent l="0" t="0" r="0" b="0"/>
                  <wp:docPr id="27" name="image54.png" descr="Screen Shot 2017-03-16 at 11.13.00 AM.png"/>
                  <wp:cNvGraphicFramePr/>
                  <a:graphic xmlns:a="http://schemas.openxmlformats.org/drawingml/2006/main">
                    <a:graphicData uri="http://schemas.openxmlformats.org/drawingml/2006/picture">
                      <pic:pic xmlns:pic="http://schemas.openxmlformats.org/drawingml/2006/picture">
                        <pic:nvPicPr>
                          <pic:cNvPr id="0" name="image54.png" descr="Screen Shot 2017-03-16 at 11.13.00 AM.png"/>
                          <pic:cNvPicPr preferRelativeResize="0"/>
                        </pic:nvPicPr>
                        <pic:blipFill>
                          <a:blip r:embed="rId14"/>
                          <a:srcRect/>
                          <a:stretch>
                            <a:fillRect/>
                          </a:stretch>
                        </pic:blipFill>
                        <pic:spPr>
                          <a:xfrm>
                            <a:off x="0" y="0"/>
                            <a:ext cx="3971925" cy="2514600"/>
                          </a:xfrm>
                          <a:prstGeom prst="rect">
                            <a:avLst/>
                          </a:prstGeom>
                          <a:ln/>
                        </pic:spPr>
                      </pic:pic>
                    </a:graphicData>
                  </a:graphic>
                </wp:inline>
              </w:drawing>
            </w:r>
          </w:p>
        </w:tc>
      </w:tr>
    </w:tbl>
    <w:p w14:paraId="3201C589" w14:textId="77777777" w:rsidR="001F79F6" w:rsidRDefault="001F79F6"/>
    <w:p w14:paraId="0903E2F4" w14:textId="77777777" w:rsidR="001F79F6" w:rsidRDefault="001F79F6"/>
    <w:p w14:paraId="7526575F" w14:textId="77777777" w:rsidR="001F79F6" w:rsidRDefault="001F79F6"/>
    <w:p w14:paraId="5AF2C235" w14:textId="77777777" w:rsidR="001F79F6" w:rsidRDefault="00BC11FB">
      <w:r>
        <w:br w:type="page"/>
      </w:r>
    </w:p>
    <w:p w14:paraId="2E115E45" w14:textId="77777777" w:rsidR="001F79F6" w:rsidRDefault="001F79F6"/>
    <w:p w14:paraId="6B5A4FEF" w14:textId="77777777" w:rsidR="001F79F6" w:rsidRDefault="001F79F6"/>
    <w:tbl>
      <w:tblPr>
        <w:tblStyle w:val="a6"/>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1D6385BF" w14:textId="77777777">
        <w:tc>
          <w:tcPr>
            <w:tcW w:w="6480" w:type="dxa"/>
            <w:tcMar>
              <w:top w:w="100" w:type="dxa"/>
              <w:left w:w="100" w:type="dxa"/>
              <w:bottom w:w="100" w:type="dxa"/>
              <w:right w:w="100" w:type="dxa"/>
            </w:tcMar>
          </w:tcPr>
          <w:p w14:paraId="02B97FFC" w14:textId="77777777" w:rsidR="001F79F6" w:rsidRDefault="00BC11FB">
            <w:pPr>
              <w:pStyle w:val="Heading2"/>
              <w:keepNext w:val="0"/>
              <w:keepLines w:val="0"/>
              <w:widowControl w:val="0"/>
              <w:spacing w:before="300" w:after="160" w:line="264" w:lineRule="auto"/>
              <w:contextualSpacing w:val="0"/>
              <w:jc w:val="both"/>
              <w:rPr>
                <w:b/>
                <w:color w:val="333333"/>
                <w:sz w:val="45"/>
                <w:szCs w:val="45"/>
              </w:rPr>
            </w:pPr>
            <w:bookmarkStart w:id="116" w:name="_93uxs1iohar" w:colFirst="0" w:colLast="0"/>
            <w:bookmarkEnd w:id="116"/>
            <w:r>
              <w:rPr>
                <w:b/>
                <w:color w:val="333333"/>
                <w:sz w:val="45"/>
                <w:szCs w:val="45"/>
              </w:rPr>
              <w:t>How to Play (8/11)</w:t>
            </w:r>
          </w:p>
          <w:p w14:paraId="216F9947" w14:textId="4CD1CB9A" w:rsidR="001F79F6" w:rsidRDefault="00BC11FB">
            <w:pPr>
              <w:widowControl w:val="0"/>
              <w:spacing w:after="160" w:line="240" w:lineRule="auto"/>
              <w:jc w:val="both"/>
              <w:rPr>
                <w:color w:val="333333"/>
              </w:rPr>
            </w:pPr>
            <w:r>
              <w:rPr>
                <w:color w:val="333333"/>
              </w:rPr>
              <w:t xml:space="preserve">After 4 rounds of choosing A and B for each </w:t>
            </w:r>
            <w:commentRangeStart w:id="117"/>
            <w:del w:id="118" w:author="Sofia Kluch" w:date="2017-03-20T16:34:00Z">
              <w:r w:rsidDel="00E73E29">
                <w:rPr>
                  <w:color w:val="333333"/>
                </w:rPr>
                <w:delText xml:space="preserve">avatar </w:delText>
              </w:r>
            </w:del>
            <w:ins w:id="119" w:author="Sofia Kluch" w:date="2017-03-20T16:34:00Z">
              <w:r w:rsidR="00E73E29">
                <w:rPr>
                  <w:color w:val="333333"/>
                </w:rPr>
                <w:t xml:space="preserve">identifier </w:t>
              </w:r>
            </w:ins>
            <w:ins w:id="120" w:author="Sofia Kluch" w:date="2017-03-20T16:28:00Z">
              <w:r w:rsidR="00AD7100">
                <w:rPr>
                  <w:color w:val="333333"/>
                </w:rPr>
                <w:t xml:space="preserve">group </w:t>
              </w:r>
              <w:commentRangeEnd w:id="117"/>
              <w:r w:rsidR="00AD7100">
                <w:rPr>
                  <w:rStyle w:val="CommentReference"/>
                </w:rPr>
                <w:commentReference w:id="117"/>
              </w:r>
            </w:ins>
            <w:r>
              <w:rPr>
                <w:color w:val="333333"/>
              </w:rPr>
              <w:t xml:space="preserve">you will make the choice to either keep your chosen </w:t>
            </w:r>
            <w:del w:id="121" w:author="Sofia Kluch" w:date="2017-03-20T16:34:00Z">
              <w:r w:rsidDel="00E73E29">
                <w:rPr>
                  <w:color w:val="333333"/>
                </w:rPr>
                <w:delText xml:space="preserve">avatar </w:delText>
              </w:r>
            </w:del>
            <w:ins w:id="122" w:author="Sofia Kluch" w:date="2017-03-20T16:34:00Z">
              <w:r w:rsidR="00E73E29">
                <w:rPr>
                  <w:color w:val="333333"/>
                </w:rPr>
                <w:t xml:space="preserve">identifier </w:t>
              </w:r>
            </w:ins>
            <w:r>
              <w:rPr>
                <w:color w:val="333333"/>
              </w:rPr>
              <w:t xml:space="preserve">or choose a new </w:t>
            </w:r>
            <w:ins w:id="123" w:author="Sofia Kluch" w:date="2017-03-20T16:34:00Z">
              <w:r w:rsidR="00E73E29">
                <w:rPr>
                  <w:color w:val="333333"/>
                </w:rPr>
                <w:t xml:space="preserve">identifier for your </w:t>
              </w:r>
            </w:ins>
            <w:r>
              <w:rPr>
                <w:color w:val="333333"/>
              </w:rPr>
              <w:t>avatar.</w:t>
            </w:r>
          </w:p>
          <w:p w14:paraId="5157EB25" w14:textId="3C648B61" w:rsidR="001F79F6" w:rsidRDefault="00BC11FB">
            <w:pPr>
              <w:widowControl w:val="0"/>
              <w:spacing w:after="160" w:line="240" w:lineRule="auto"/>
              <w:jc w:val="both"/>
              <w:rPr>
                <w:color w:val="333333"/>
              </w:rPr>
            </w:pPr>
            <w:r>
              <w:rPr>
                <w:color w:val="333333"/>
              </w:rPr>
              <w:t xml:space="preserve">If you choose a new </w:t>
            </w:r>
            <w:ins w:id="124" w:author="Sofia Kluch" w:date="2017-03-20T16:34:00Z">
              <w:r w:rsidR="00E73E29">
                <w:rPr>
                  <w:color w:val="333333"/>
                </w:rPr>
                <w:t>identifier</w:t>
              </w:r>
            </w:ins>
            <w:del w:id="125" w:author="Sofia Kluch" w:date="2017-03-20T16:34:00Z">
              <w:r w:rsidDel="00E73E29">
                <w:rPr>
                  <w:color w:val="333333"/>
                </w:rPr>
                <w:delText>avatar</w:delText>
              </w:r>
            </w:del>
            <w:r>
              <w:rPr>
                <w:color w:val="333333"/>
              </w:rPr>
              <w:t>, you will leave your neighborhood and be assigned new neighbors.</w:t>
            </w:r>
          </w:p>
          <w:p w14:paraId="34E4DDAF" w14:textId="64074BE6" w:rsidR="001F79F6" w:rsidRDefault="00BC11FB">
            <w:pPr>
              <w:widowControl w:val="0"/>
              <w:spacing w:after="160" w:line="240" w:lineRule="auto"/>
              <w:jc w:val="both"/>
              <w:rPr>
                <w:color w:val="333333"/>
              </w:rPr>
            </w:pPr>
            <w:commentRangeStart w:id="126"/>
            <w:r>
              <w:rPr>
                <w:color w:val="333333"/>
              </w:rPr>
              <w:t xml:space="preserve">Remember, you </w:t>
            </w:r>
            <w:commentRangeStart w:id="127"/>
            <w:r>
              <w:rPr>
                <w:color w:val="333333"/>
              </w:rPr>
              <w:t xml:space="preserve">are more likely to </w:t>
            </w:r>
            <w:ins w:id="128" w:author="Sofia Kluch" w:date="2017-03-20T16:34:00Z">
              <w:r w:rsidR="00E73E29">
                <w:rPr>
                  <w:color w:val="333333"/>
                </w:rPr>
                <w:t xml:space="preserve">be assigned to a neighborhood with </w:t>
              </w:r>
            </w:ins>
            <w:del w:id="129" w:author="Sofia Kluch" w:date="2017-03-20T16:34:00Z">
              <w:r w:rsidDel="00E73E29">
                <w:rPr>
                  <w:color w:val="333333"/>
                </w:rPr>
                <w:delText xml:space="preserve">have </w:delText>
              </w:r>
            </w:del>
            <w:r>
              <w:rPr>
                <w:color w:val="333333"/>
              </w:rPr>
              <w:t xml:space="preserve">neighbors who chose the same </w:t>
            </w:r>
            <w:ins w:id="130" w:author="Sofia Kluch" w:date="2017-03-20T16:34:00Z">
              <w:r w:rsidR="00E73E29">
                <w:rPr>
                  <w:color w:val="333333"/>
                </w:rPr>
                <w:t>identifier</w:t>
              </w:r>
            </w:ins>
            <w:del w:id="131" w:author="Sofia Kluch" w:date="2017-03-20T16:34:00Z">
              <w:r w:rsidDel="00E73E29">
                <w:rPr>
                  <w:color w:val="333333"/>
                </w:rPr>
                <w:delText>avatar</w:delText>
              </w:r>
            </w:del>
            <w:r>
              <w:rPr>
                <w:color w:val="333333"/>
              </w:rPr>
              <w:t xml:space="preserve"> as you</w:t>
            </w:r>
            <w:commentRangeEnd w:id="126"/>
            <w:r w:rsidR="00397C26">
              <w:rPr>
                <w:rStyle w:val="CommentReference"/>
              </w:rPr>
              <w:commentReference w:id="126"/>
            </w:r>
            <w:r>
              <w:rPr>
                <w:color w:val="333333"/>
              </w:rPr>
              <w:t>.</w:t>
            </w:r>
            <w:commentRangeEnd w:id="127"/>
            <w:r w:rsidR="00E243EB">
              <w:rPr>
                <w:rStyle w:val="CommentReference"/>
              </w:rPr>
              <w:commentReference w:id="127"/>
            </w:r>
          </w:p>
          <w:p w14:paraId="4B1943FC" w14:textId="77777777" w:rsidR="001F79F6" w:rsidRDefault="00BC11FB">
            <w:pPr>
              <w:widowControl w:val="0"/>
              <w:spacing w:after="160" w:line="240" w:lineRule="auto"/>
              <w:jc w:val="both"/>
              <w:rPr>
                <w:color w:val="333333"/>
              </w:rPr>
            </w:pPr>
            <w:r>
              <w:rPr>
                <w:color w:val="333333"/>
              </w:rPr>
              <w:t>It is possible that you will have neighbors from your previous neighborhood in your new neighborhood.</w:t>
            </w:r>
          </w:p>
        </w:tc>
        <w:tc>
          <w:tcPr>
            <w:tcW w:w="6480" w:type="dxa"/>
            <w:tcMar>
              <w:top w:w="100" w:type="dxa"/>
              <w:left w:w="100" w:type="dxa"/>
              <w:bottom w:w="100" w:type="dxa"/>
              <w:right w:w="100" w:type="dxa"/>
            </w:tcMar>
          </w:tcPr>
          <w:p w14:paraId="23520A58" w14:textId="77777777" w:rsidR="001F79F6" w:rsidRDefault="00BC11FB">
            <w:pPr>
              <w:widowControl w:val="0"/>
              <w:spacing w:line="240" w:lineRule="auto"/>
            </w:pPr>
            <w:r>
              <w:rPr>
                <w:noProof/>
              </w:rPr>
              <w:drawing>
                <wp:inline distT="114300" distB="114300" distL="114300" distR="114300" wp14:anchorId="1F1F7BBB" wp14:editId="15DA6916">
                  <wp:extent cx="3971925" cy="2514600"/>
                  <wp:effectExtent l="0" t="0" r="0" b="0"/>
                  <wp:docPr id="22" name="image46.png" descr="Screen Shot 2017-03-16 at 11.14.36 AM.png"/>
                  <wp:cNvGraphicFramePr/>
                  <a:graphic xmlns:a="http://schemas.openxmlformats.org/drawingml/2006/main">
                    <a:graphicData uri="http://schemas.openxmlformats.org/drawingml/2006/picture">
                      <pic:pic xmlns:pic="http://schemas.openxmlformats.org/drawingml/2006/picture">
                        <pic:nvPicPr>
                          <pic:cNvPr id="0" name="image46.png" descr="Screen Shot 2017-03-16 at 11.14.36 AM.png"/>
                          <pic:cNvPicPr preferRelativeResize="0"/>
                        </pic:nvPicPr>
                        <pic:blipFill>
                          <a:blip r:embed="rId15"/>
                          <a:srcRect/>
                          <a:stretch>
                            <a:fillRect/>
                          </a:stretch>
                        </pic:blipFill>
                        <pic:spPr>
                          <a:xfrm>
                            <a:off x="0" y="0"/>
                            <a:ext cx="3971925" cy="2514600"/>
                          </a:xfrm>
                          <a:prstGeom prst="rect">
                            <a:avLst/>
                          </a:prstGeom>
                          <a:ln/>
                        </pic:spPr>
                      </pic:pic>
                    </a:graphicData>
                  </a:graphic>
                </wp:inline>
              </w:drawing>
            </w:r>
          </w:p>
        </w:tc>
      </w:tr>
    </w:tbl>
    <w:p w14:paraId="0E0EB792" w14:textId="77777777" w:rsidR="001F79F6" w:rsidRDefault="001F79F6"/>
    <w:p w14:paraId="65A524F1" w14:textId="77777777" w:rsidR="001F79F6" w:rsidRDefault="001F79F6"/>
    <w:p w14:paraId="0B8727A4" w14:textId="77777777" w:rsidR="001F79F6" w:rsidRDefault="001F79F6"/>
    <w:p w14:paraId="5B087C3E" w14:textId="77777777" w:rsidR="001F79F6" w:rsidRDefault="00BC11FB">
      <w:r>
        <w:br w:type="page"/>
      </w:r>
    </w:p>
    <w:p w14:paraId="6F93432B" w14:textId="77777777" w:rsidR="001F79F6" w:rsidRDefault="001F79F6"/>
    <w:p w14:paraId="7F84B0FE" w14:textId="77777777" w:rsidR="001F79F6" w:rsidRDefault="00BC11FB">
      <w:r>
        <w:t xml:space="preserve">   </w:t>
      </w:r>
    </w:p>
    <w:tbl>
      <w:tblPr>
        <w:tblStyle w:val="a7"/>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044FF93C" w14:textId="77777777">
        <w:tc>
          <w:tcPr>
            <w:tcW w:w="6480" w:type="dxa"/>
            <w:tcMar>
              <w:top w:w="100" w:type="dxa"/>
              <w:left w:w="100" w:type="dxa"/>
              <w:bottom w:w="100" w:type="dxa"/>
              <w:right w:w="100" w:type="dxa"/>
            </w:tcMar>
          </w:tcPr>
          <w:p w14:paraId="20870187" w14:textId="77777777" w:rsidR="001F79F6" w:rsidRDefault="00BC11FB">
            <w:pPr>
              <w:widowControl w:val="0"/>
              <w:spacing w:line="240" w:lineRule="auto"/>
              <w:rPr>
                <w:b/>
                <w:color w:val="333333"/>
                <w:sz w:val="45"/>
                <w:szCs w:val="45"/>
              </w:rPr>
            </w:pPr>
            <w:r>
              <w:rPr>
                <w:b/>
                <w:color w:val="333333"/>
                <w:sz w:val="45"/>
                <w:szCs w:val="45"/>
              </w:rPr>
              <w:t>How to Play (9/11)</w:t>
            </w:r>
          </w:p>
          <w:p w14:paraId="76525841" w14:textId="089277F8" w:rsidR="001F79F6" w:rsidRDefault="00BC11FB">
            <w:pPr>
              <w:widowControl w:val="0"/>
              <w:spacing w:after="160" w:line="240" w:lineRule="auto"/>
              <w:jc w:val="both"/>
              <w:rPr>
                <w:color w:val="333333"/>
              </w:rPr>
            </w:pPr>
            <w:r>
              <w:rPr>
                <w:color w:val="333333"/>
              </w:rPr>
              <w:t xml:space="preserve">If you keep your chosen </w:t>
            </w:r>
            <w:del w:id="133" w:author="Sofia Kluch" w:date="2017-03-20T16:35:00Z">
              <w:r w:rsidDel="00E73E29">
                <w:rPr>
                  <w:color w:val="333333"/>
                </w:rPr>
                <w:delText>avatar</w:delText>
              </w:r>
            </w:del>
            <w:ins w:id="134" w:author="Sofia Kluch" w:date="2017-03-20T16:35:00Z">
              <w:r w:rsidR="00E73E29">
                <w:rPr>
                  <w:color w:val="333333"/>
                </w:rPr>
                <w:t>identifier</w:t>
              </w:r>
            </w:ins>
            <w:r>
              <w:rPr>
                <w:color w:val="333333"/>
              </w:rPr>
              <w:t>, you will stay in the same neighborhood.</w:t>
            </w:r>
          </w:p>
          <w:p w14:paraId="5010A901" w14:textId="2C75ADCC" w:rsidR="001F79F6" w:rsidRDefault="00E73E29">
            <w:pPr>
              <w:widowControl w:val="0"/>
              <w:spacing w:after="160" w:line="240" w:lineRule="auto"/>
              <w:jc w:val="both"/>
              <w:rPr>
                <w:color w:val="333333"/>
              </w:rPr>
            </w:pPr>
            <w:ins w:id="135" w:author="Sofia Kluch" w:date="2017-03-20T16:35:00Z">
              <w:r>
                <w:rPr>
                  <w:color w:val="333333"/>
                </w:rPr>
                <w:t xml:space="preserve">After you decide to keep our change your identifier, </w:t>
              </w:r>
            </w:ins>
            <w:del w:id="136" w:author="Sofia Kluch" w:date="2017-03-20T16:35:00Z">
              <w:r w:rsidR="00BC11FB" w:rsidDel="00E73E29">
                <w:rPr>
                  <w:color w:val="333333"/>
                </w:rPr>
                <w:delText>Y</w:delText>
              </w:r>
            </w:del>
            <w:ins w:id="137" w:author="Sofia Kluch" w:date="2017-03-20T16:35:00Z">
              <w:r>
                <w:rPr>
                  <w:color w:val="333333"/>
                </w:rPr>
                <w:t>y</w:t>
              </w:r>
            </w:ins>
            <w:r w:rsidR="00BC11FB">
              <w:rPr>
                <w:color w:val="333333"/>
              </w:rPr>
              <w:t xml:space="preserve">ou may lose neighbors who change their </w:t>
            </w:r>
            <w:ins w:id="138" w:author="Sofia Kluch" w:date="2017-03-20T16:36:00Z">
              <w:r>
                <w:rPr>
                  <w:color w:val="333333"/>
                </w:rPr>
                <w:t>identifier</w:t>
              </w:r>
            </w:ins>
            <w:del w:id="139" w:author="Sofia Kluch" w:date="2017-03-20T16:36:00Z">
              <w:r w:rsidR="00BC11FB" w:rsidDel="00E73E29">
                <w:rPr>
                  <w:color w:val="333333"/>
                </w:rPr>
                <w:delText>avatar</w:delText>
              </w:r>
            </w:del>
            <w:r w:rsidR="00BC11FB">
              <w:rPr>
                <w:color w:val="333333"/>
              </w:rPr>
              <w:t>.</w:t>
            </w:r>
          </w:p>
          <w:p w14:paraId="2A305AB7" w14:textId="77777777" w:rsidR="001F79F6" w:rsidRDefault="00BC11FB">
            <w:pPr>
              <w:widowControl w:val="0"/>
              <w:spacing w:after="160" w:line="240" w:lineRule="auto"/>
              <w:jc w:val="both"/>
              <w:rPr>
                <w:color w:val="333333"/>
              </w:rPr>
            </w:pPr>
            <w:r>
              <w:rPr>
                <w:color w:val="333333"/>
              </w:rPr>
              <w:t>You may also gain new neighbors as they move into your neighborhood.</w:t>
            </w:r>
          </w:p>
          <w:p w14:paraId="1C14DFAC" w14:textId="77777777" w:rsidR="001F79F6" w:rsidRDefault="001F79F6">
            <w:pPr>
              <w:widowControl w:val="0"/>
              <w:spacing w:line="240" w:lineRule="auto"/>
            </w:pPr>
          </w:p>
        </w:tc>
        <w:tc>
          <w:tcPr>
            <w:tcW w:w="6480" w:type="dxa"/>
            <w:tcMar>
              <w:top w:w="100" w:type="dxa"/>
              <w:left w:w="100" w:type="dxa"/>
              <w:bottom w:w="100" w:type="dxa"/>
              <w:right w:w="100" w:type="dxa"/>
            </w:tcMar>
          </w:tcPr>
          <w:p w14:paraId="67D57E02" w14:textId="77777777" w:rsidR="001F79F6" w:rsidRDefault="00BC11FB">
            <w:pPr>
              <w:widowControl w:val="0"/>
              <w:spacing w:line="240" w:lineRule="auto"/>
            </w:pPr>
            <w:r>
              <w:rPr>
                <w:noProof/>
              </w:rPr>
              <w:drawing>
                <wp:inline distT="114300" distB="114300" distL="114300" distR="114300" wp14:anchorId="76FE34A6" wp14:editId="1136C556">
                  <wp:extent cx="3971925" cy="2489200"/>
                  <wp:effectExtent l="0" t="0" r="0" b="0"/>
                  <wp:docPr id="26" name="image51.png" descr="Screen Shot 2017-03-16 at 11.15.39 AM.png"/>
                  <wp:cNvGraphicFramePr/>
                  <a:graphic xmlns:a="http://schemas.openxmlformats.org/drawingml/2006/main">
                    <a:graphicData uri="http://schemas.openxmlformats.org/drawingml/2006/picture">
                      <pic:pic xmlns:pic="http://schemas.openxmlformats.org/drawingml/2006/picture">
                        <pic:nvPicPr>
                          <pic:cNvPr id="0" name="image51.png" descr="Screen Shot 2017-03-16 at 11.15.39 AM.png"/>
                          <pic:cNvPicPr preferRelativeResize="0"/>
                        </pic:nvPicPr>
                        <pic:blipFill>
                          <a:blip r:embed="rId16"/>
                          <a:srcRect/>
                          <a:stretch>
                            <a:fillRect/>
                          </a:stretch>
                        </pic:blipFill>
                        <pic:spPr>
                          <a:xfrm>
                            <a:off x="0" y="0"/>
                            <a:ext cx="3971925" cy="2489200"/>
                          </a:xfrm>
                          <a:prstGeom prst="rect">
                            <a:avLst/>
                          </a:prstGeom>
                          <a:ln/>
                        </pic:spPr>
                      </pic:pic>
                    </a:graphicData>
                  </a:graphic>
                </wp:inline>
              </w:drawing>
            </w:r>
          </w:p>
        </w:tc>
      </w:tr>
    </w:tbl>
    <w:p w14:paraId="0B19127F" w14:textId="77777777" w:rsidR="001F79F6" w:rsidRDefault="001F79F6"/>
    <w:p w14:paraId="5BE73F3E" w14:textId="77777777" w:rsidR="001F79F6" w:rsidRDefault="001F79F6"/>
    <w:p w14:paraId="517214B3" w14:textId="77777777" w:rsidR="001F79F6" w:rsidRDefault="001F79F6"/>
    <w:p w14:paraId="2090F570" w14:textId="77777777" w:rsidR="001F79F6" w:rsidRDefault="00BC11FB">
      <w:r>
        <w:br w:type="page"/>
      </w:r>
    </w:p>
    <w:p w14:paraId="74249E6E" w14:textId="77777777" w:rsidR="001F79F6" w:rsidRDefault="001F79F6"/>
    <w:p w14:paraId="3BDECC82" w14:textId="77777777" w:rsidR="001F79F6" w:rsidRDefault="001F79F6"/>
    <w:tbl>
      <w:tblPr>
        <w:tblStyle w:val="a8"/>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2408F953" w14:textId="77777777">
        <w:tc>
          <w:tcPr>
            <w:tcW w:w="6480" w:type="dxa"/>
            <w:tcMar>
              <w:top w:w="100" w:type="dxa"/>
              <w:left w:w="100" w:type="dxa"/>
              <w:bottom w:w="100" w:type="dxa"/>
              <w:right w:w="100" w:type="dxa"/>
            </w:tcMar>
          </w:tcPr>
          <w:p w14:paraId="6D587C74" w14:textId="77777777" w:rsidR="001F79F6" w:rsidRDefault="00BC11FB">
            <w:pPr>
              <w:widowControl w:val="0"/>
              <w:spacing w:line="240" w:lineRule="auto"/>
              <w:rPr>
                <w:b/>
                <w:color w:val="333333"/>
                <w:sz w:val="45"/>
                <w:szCs w:val="45"/>
              </w:rPr>
            </w:pPr>
            <w:r>
              <w:rPr>
                <w:b/>
                <w:color w:val="333333"/>
                <w:sz w:val="45"/>
                <w:szCs w:val="45"/>
              </w:rPr>
              <w:t>How to Play (10/11)</w:t>
            </w:r>
          </w:p>
          <w:p w14:paraId="76AB5730" w14:textId="0CAAA3CD" w:rsidR="001F79F6" w:rsidRDefault="00BC11FB">
            <w:pPr>
              <w:widowControl w:val="0"/>
              <w:spacing w:after="160" w:line="240" w:lineRule="auto"/>
              <w:jc w:val="both"/>
              <w:rPr>
                <w:color w:val="333333"/>
              </w:rPr>
            </w:pPr>
            <w:r>
              <w:rPr>
                <w:color w:val="333333"/>
              </w:rPr>
              <w:t xml:space="preserve">As new neighbors move into your neighborhood you will choose whether or not you want to connect with players who chose each </w:t>
            </w:r>
            <w:del w:id="140" w:author="Sofia Kluch" w:date="2017-03-20T16:36:00Z">
              <w:r w:rsidDel="00E73E29">
                <w:rPr>
                  <w:color w:val="333333"/>
                </w:rPr>
                <w:delText>avatar</w:delText>
              </w:r>
            </w:del>
            <w:ins w:id="141" w:author="Sofia Kluch" w:date="2017-03-20T16:36:00Z">
              <w:r w:rsidR="00E73E29">
                <w:rPr>
                  <w:color w:val="333333"/>
                </w:rPr>
                <w:t>identifier</w:t>
              </w:r>
            </w:ins>
            <w:r>
              <w:rPr>
                <w:color w:val="333333"/>
              </w:rPr>
              <w:t>.</w:t>
            </w:r>
          </w:p>
          <w:p w14:paraId="263CBFC1" w14:textId="277FD8F3" w:rsidR="001F79F6" w:rsidRDefault="00BC11FB">
            <w:pPr>
              <w:widowControl w:val="0"/>
              <w:spacing w:after="160" w:line="240" w:lineRule="auto"/>
              <w:jc w:val="both"/>
              <w:rPr>
                <w:color w:val="333333"/>
              </w:rPr>
            </w:pPr>
            <w:r>
              <w:rPr>
                <w:color w:val="333333"/>
              </w:rPr>
              <w:t xml:space="preserve">For instance, 2 players who chose </w:t>
            </w:r>
            <w:r>
              <w:rPr>
                <w:noProof/>
              </w:rPr>
              <w:drawing>
                <wp:inline distT="114300" distB="114300" distL="114300" distR="114300" wp14:anchorId="7D3D1F9F" wp14:editId="2CF31D7C">
                  <wp:extent cx="215900" cy="2159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r>
              <w:rPr>
                <w:color w:val="333333"/>
              </w:rPr>
              <w:t xml:space="preserve"> and 1 player who chose </w:t>
            </w:r>
            <w:r>
              <w:rPr>
                <w:noProof/>
              </w:rPr>
              <w:drawing>
                <wp:inline distT="114300" distB="114300" distL="114300" distR="114300" wp14:anchorId="05BEE84E" wp14:editId="07E2AC0A">
                  <wp:extent cx="215900" cy="2159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r>
              <w:rPr>
                <w:color w:val="333333"/>
              </w:rPr>
              <w:t xml:space="preserve"> are </w:t>
            </w:r>
            <w:ins w:id="142" w:author="Sofia Kluch" w:date="2017-03-20T16:36:00Z">
              <w:r w:rsidR="00E73E29">
                <w:rPr>
                  <w:color w:val="333333"/>
                </w:rPr>
                <w:t xml:space="preserve">asking to </w:t>
              </w:r>
            </w:ins>
            <w:r>
              <w:rPr>
                <w:color w:val="333333"/>
              </w:rPr>
              <w:t>mov</w:t>
            </w:r>
            <w:ins w:id="143" w:author="Sofia Kluch" w:date="2017-03-20T16:36:00Z">
              <w:r w:rsidR="00E73E29">
                <w:rPr>
                  <w:color w:val="333333"/>
                </w:rPr>
                <w:t>e</w:t>
              </w:r>
            </w:ins>
            <w:del w:id="144" w:author="Sofia Kluch" w:date="2017-03-20T16:36:00Z">
              <w:r w:rsidDel="00E73E29">
                <w:rPr>
                  <w:color w:val="333333"/>
                </w:rPr>
                <w:delText>ing</w:delText>
              </w:r>
            </w:del>
            <w:r>
              <w:rPr>
                <w:color w:val="333333"/>
              </w:rPr>
              <w:t xml:space="preserve"> into your neighborhood.</w:t>
            </w:r>
          </w:p>
          <w:p w14:paraId="03951793" w14:textId="5404A28A" w:rsidR="001F79F6" w:rsidRDefault="00BC11FB">
            <w:pPr>
              <w:widowControl w:val="0"/>
              <w:spacing w:after="160" w:line="240" w:lineRule="auto"/>
              <w:jc w:val="both"/>
              <w:rPr>
                <w:color w:val="333333"/>
              </w:rPr>
            </w:pPr>
            <w:r>
              <w:rPr>
                <w:color w:val="333333"/>
              </w:rPr>
              <w:t xml:space="preserve">If you choose </w:t>
            </w:r>
            <w:commentRangeStart w:id="145"/>
            <w:r>
              <w:rPr>
                <w:color w:val="333333"/>
              </w:rPr>
              <w:t>yes</w:t>
            </w:r>
            <w:commentRangeEnd w:id="145"/>
            <w:r>
              <w:rPr>
                <w:rStyle w:val="CommentReference"/>
              </w:rPr>
              <w:commentReference w:id="145"/>
            </w:r>
            <w:r>
              <w:rPr>
                <w:color w:val="333333"/>
              </w:rPr>
              <w:t xml:space="preserve"> for </w:t>
            </w:r>
            <w:r>
              <w:rPr>
                <w:noProof/>
              </w:rPr>
              <w:drawing>
                <wp:inline distT="114300" distB="114300" distL="114300" distR="114300" wp14:anchorId="1DEEBBD9" wp14:editId="6AA940DB">
                  <wp:extent cx="215900" cy="2159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r>
              <w:rPr>
                <w:color w:val="333333"/>
              </w:rPr>
              <w:t xml:space="preserve"> and no for </w:t>
            </w:r>
            <w:r>
              <w:rPr>
                <w:noProof/>
              </w:rPr>
              <w:drawing>
                <wp:inline distT="114300" distB="114300" distL="114300" distR="114300" wp14:anchorId="7A2A0745" wp14:editId="3965C99E">
                  <wp:extent cx="215900" cy="2159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215900" cy="215900"/>
                          </a:xfrm>
                          <a:prstGeom prst="rect">
                            <a:avLst/>
                          </a:prstGeom>
                          <a:ln/>
                        </pic:spPr>
                      </pic:pic>
                    </a:graphicData>
                  </a:graphic>
                </wp:inline>
              </w:drawing>
            </w:r>
            <w:r>
              <w:rPr>
                <w:color w:val="333333"/>
              </w:rPr>
              <w:t xml:space="preserve"> then you will gain 2 new neighbors.</w:t>
            </w:r>
            <w:ins w:id="146" w:author="Sofia Kluch" w:date="2017-03-20T16:36:00Z">
              <w:r w:rsidR="00E73E29">
                <w:rPr>
                  <w:color w:val="333333"/>
                </w:rPr>
                <w:t xml:space="preserve"> Any player in your identifier group can agree to add</w:t>
              </w:r>
            </w:ins>
            <w:ins w:id="147" w:author="Sofia Kluch" w:date="2017-03-20T16:37:00Z">
              <w:r w:rsidR="00E73E29">
                <w:rPr>
                  <w:color w:val="333333"/>
                </w:rPr>
                <w:t xml:space="preserve"> a player to your neighborhood. If there are 4 players in your identifier group and three say no, but one says yes, the new member can join. </w:t>
              </w:r>
            </w:ins>
            <w:ins w:id="148" w:author="Sofia Kluch" w:date="2017-03-20T16:36:00Z">
              <w:r w:rsidR="00E73E29">
                <w:rPr>
                  <w:color w:val="333333"/>
                </w:rPr>
                <w:t xml:space="preserve"> </w:t>
              </w:r>
            </w:ins>
          </w:p>
          <w:p w14:paraId="09B60852" w14:textId="77777777" w:rsidR="001F79F6" w:rsidRDefault="001F79F6">
            <w:pPr>
              <w:widowControl w:val="0"/>
              <w:spacing w:line="240" w:lineRule="auto"/>
            </w:pPr>
          </w:p>
        </w:tc>
        <w:tc>
          <w:tcPr>
            <w:tcW w:w="6480" w:type="dxa"/>
            <w:tcMar>
              <w:top w:w="100" w:type="dxa"/>
              <w:left w:w="100" w:type="dxa"/>
              <w:bottom w:w="100" w:type="dxa"/>
              <w:right w:w="100" w:type="dxa"/>
            </w:tcMar>
          </w:tcPr>
          <w:p w14:paraId="2769E1D2" w14:textId="77777777" w:rsidR="001F79F6" w:rsidRDefault="00BC11FB">
            <w:pPr>
              <w:widowControl w:val="0"/>
              <w:spacing w:line="240" w:lineRule="auto"/>
            </w:pPr>
            <w:r>
              <w:rPr>
                <w:noProof/>
              </w:rPr>
              <w:drawing>
                <wp:inline distT="114300" distB="114300" distL="114300" distR="114300" wp14:anchorId="10F48D71" wp14:editId="10E2CFC4">
                  <wp:extent cx="3971925" cy="2489200"/>
                  <wp:effectExtent l="0" t="0" r="0" b="0"/>
                  <wp:docPr id="18" name="image40.png" descr="Screen Shot 2017-03-16 at 11.16.50 AM.png"/>
                  <wp:cNvGraphicFramePr/>
                  <a:graphic xmlns:a="http://schemas.openxmlformats.org/drawingml/2006/main">
                    <a:graphicData uri="http://schemas.openxmlformats.org/drawingml/2006/picture">
                      <pic:pic xmlns:pic="http://schemas.openxmlformats.org/drawingml/2006/picture">
                        <pic:nvPicPr>
                          <pic:cNvPr id="0" name="image40.png" descr="Screen Shot 2017-03-16 at 11.16.50 AM.png"/>
                          <pic:cNvPicPr preferRelativeResize="0"/>
                        </pic:nvPicPr>
                        <pic:blipFill>
                          <a:blip r:embed="rId17"/>
                          <a:srcRect/>
                          <a:stretch>
                            <a:fillRect/>
                          </a:stretch>
                        </pic:blipFill>
                        <pic:spPr>
                          <a:xfrm>
                            <a:off x="0" y="0"/>
                            <a:ext cx="3971925" cy="2489200"/>
                          </a:xfrm>
                          <a:prstGeom prst="rect">
                            <a:avLst/>
                          </a:prstGeom>
                          <a:ln/>
                        </pic:spPr>
                      </pic:pic>
                    </a:graphicData>
                  </a:graphic>
                </wp:inline>
              </w:drawing>
            </w:r>
          </w:p>
        </w:tc>
      </w:tr>
    </w:tbl>
    <w:p w14:paraId="0751BC4C" w14:textId="77777777" w:rsidR="001F79F6" w:rsidRDefault="001F79F6"/>
    <w:p w14:paraId="65B16C99" w14:textId="77777777" w:rsidR="001F79F6" w:rsidRDefault="001F79F6"/>
    <w:p w14:paraId="62A0243D" w14:textId="77777777" w:rsidR="001F79F6" w:rsidRDefault="001F79F6"/>
    <w:p w14:paraId="349B1F43" w14:textId="77777777" w:rsidR="001F79F6" w:rsidRDefault="00BC11FB">
      <w:r>
        <w:br w:type="page"/>
      </w:r>
    </w:p>
    <w:p w14:paraId="3E0B24C8" w14:textId="77777777" w:rsidR="001F79F6" w:rsidRDefault="001F79F6"/>
    <w:p w14:paraId="4C8EE585" w14:textId="77777777" w:rsidR="001F79F6" w:rsidRDefault="001F79F6"/>
    <w:tbl>
      <w:tblPr>
        <w:tblStyle w:val="a9"/>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74FBF8A3" w14:textId="77777777">
        <w:tc>
          <w:tcPr>
            <w:tcW w:w="6480" w:type="dxa"/>
            <w:tcMar>
              <w:top w:w="100" w:type="dxa"/>
              <w:left w:w="100" w:type="dxa"/>
              <w:bottom w:w="100" w:type="dxa"/>
              <w:right w:w="100" w:type="dxa"/>
            </w:tcMar>
          </w:tcPr>
          <w:p w14:paraId="2108097E" w14:textId="77777777" w:rsidR="001F79F6" w:rsidRDefault="00BC11FB">
            <w:pPr>
              <w:pStyle w:val="Heading2"/>
              <w:keepNext w:val="0"/>
              <w:keepLines w:val="0"/>
              <w:widowControl w:val="0"/>
              <w:spacing w:before="300" w:after="160" w:line="264" w:lineRule="auto"/>
              <w:contextualSpacing w:val="0"/>
              <w:jc w:val="both"/>
              <w:rPr>
                <w:b/>
                <w:color w:val="333333"/>
                <w:sz w:val="45"/>
                <w:szCs w:val="45"/>
              </w:rPr>
            </w:pPr>
            <w:bookmarkStart w:id="149" w:name="_d8mnc0h644yj" w:colFirst="0" w:colLast="0"/>
            <w:bookmarkEnd w:id="149"/>
            <w:r>
              <w:rPr>
                <w:b/>
                <w:color w:val="333333"/>
                <w:sz w:val="45"/>
                <w:szCs w:val="45"/>
              </w:rPr>
              <w:t>How to Play (11/11)</w:t>
            </w:r>
          </w:p>
          <w:p w14:paraId="4C60E902" w14:textId="77777777" w:rsidR="001F79F6" w:rsidRDefault="00BC11FB">
            <w:pPr>
              <w:widowControl w:val="0"/>
              <w:spacing w:after="160" w:line="240" w:lineRule="auto"/>
              <w:jc w:val="both"/>
              <w:rPr>
                <w:color w:val="333333"/>
              </w:rPr>
            </w:pPr>
            <w:r>
              <w:rPr>
                <w:color w:val="333333"/>
              </w:rPr>
              <w:t>The other players will make their own choices at the same time.</w:t>
            </w:r>
          </w:p>
          <w:p w14:paraId="3CD7E172" w14:textId="77777777" w:rsidR="001F79F6" w:rsidRDefault="00BC11FB">
            <w:pPr>
              <w:widowControl w:val="0"/>
              <w:spacing w:after="160" w:line="240" w:lineRule="auto"/>
              <w:jc w:val="both"/>
              <w:rPr>
                <w:color w:val="333333"/>
              </w:rPr>
            </w:pPr>
            <w:r>
              <w:rPr>
                <w:color w:val="333333"/>
              </w:rPr>
              <w:t>For instance, if 1 player decides they don't want to be connected with players with your avatar, you will only gain 1 new neighbor:</w:t>
            </w:r>
          </w:p>
          <w:p w14:paraId="40F0A596" w14:textId="77777777" w:rsidR="001F79F6" w:rsidRDefault="001F79F6">
            <w:pPr>
              <w:widowControl w:val="0"/>
              <w:spacing w:line="240" w:lineRule="auto"/>
            </w:pPr>
          </w:p>
        </w:tc>
        <w:tc>
          <w:tcPr>
            <w:tcW w:w="6480" w:type="dxa"/>
            <w:tcMar>
              <w:top w:w="100" w:type="dxa"/>
              <w:left w:w="100" w:type="dxa"/>
              <w:bottom w:w="100" w:type="dxa"/>
              <w:right w:w="100" w:type="dxa"/>
            </w:tcMar>
          </w:tcPr>
          <w:p w14:paraId="6B0D36CB" w14:textId="77777777" w:rsidR="001F79F6" w:rsidRDefault="00BC11FB">
            <w:pPr>
              <w:widowControl w:val="0"/>
              <w:spacing w:line="240" w:lineRule="auto"/>
            </w:pPr>
            <w:r>
              <w:rPr>
                <w:noProof/>
              </w:rPr>
              <w:drawing>
                <wp:inline distT="114300" distB="114300" distL="114300" distR="114300" wp14:anchorId="68495004" wp14:editId="5F8FA409">
                  <wp:extent cx="3971925" cy="2514600"/>
                  <wp:effectExtent l="0" t="0" r="0" b="0"/>
                  <wp:docPr id="28" name="image55.png" descr="Screen Shot 2017-03-16 at 11.17.52 AM.png"/>
                  <wp:cNvGraphicFramePr/>
                  <a:graphic xmlns:a="http://schemas.openxmlformats.org/drawingml/2006/main">
                    <a:graphicData uri="http://schemas.openxmlformats.org/drawingml/2006/picture">
                      <pic:pic xmlns:pic="http://schemas.openxmlformats.org/drawingml/2006/picture">
                        <pic:nvPicPr>
                          <pic:cNvPr id="0" name="image55.png" descr="Screen Shot 2017-03-16 at 11.17.52 AM.png"/>
                          <pic:cNvPicPr preferRelativeResize="0"/>
                        </pic:nvPicPr>
                        <pic:blipFill>
                          <a:blip r:embed="rId18"/>
                          <a:srcRect/>
                          <a:stretch>
                            <a:fillRect/>
                          </a:stretch>
                        </pic:blipFill>
                        <pic:spPr>
                          <a:xfrm>
                            <a:off x="0" y="0"/>
                            <a:ext cx="3971925" cy="2514600"/>
                          </a:xfrm>
                          <a:prstGeom prst="rect">
                            <a:avLst/>
                          </a:prstGeom>
                          <a:ln/>
                        </pic:spPr>
                      </pic:pic>
                    </a:graphicData>
                  </a:graphic>
                </wp:inline>
              </w:drawing>
            </w:r>
          </w:p>
        </w:tc>
      </w:tr>
    </w:tbl>
    <w:p w14:paraId="017E7ED4" w14:textId="77777777" w:rsidR="001F79F6" w:rsidRDefault="001F79F6"/>
    <w:p w14:paraId="6CD436FF" w14:textId="77777777" w:rsidR="001F79F6" w:rsidRDefault="001F79F6"/>
    <w:p w14:paraId="244EC662" w14:textId="77777777" w:rsidR="001F79F6" w:rsidRDefault="001F79F6"/>
    <w:p w14:paraId="7D1D5246" w14:textId="77777777" w:rsidR="001F79F6" w:rsidRDefault="00BC11FB">
      <w:r>
        <w:br w:type="page"/>
      </w:r>
    </w:p>
    <w:p w14:paraId="68EA3BDE" w14:textId="77777777" w:rsidR="001F79F6" w:rsidRDefault="001F79F6"/>
    <w:p w14:paraId="7D0797F9" w14:textId="77777777" w:rsidR="001F79F6" w:rsidRDefault="001F79F6"/>
    <w:tbl>
      <w:tblPr>
        <w:tblStyle w:val="a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gridCol w:w="6480"/>
      </w:tblGrid>
      <w:tr w:rsidR="001F79F6" w14:paraId="3F5DDC99" w14:textId="77777777">
        <w:tc>
          <w:tcPr>
            <w:tcW w:w="6480" w:type="dxa"/>
            <w:tcMar>
              <w:top w:w="100" w:type="dxa"/>
              <w:left w:w="100" w:type="dxa"/>
              <w:bottom w:w="100" w:type="dxa"/>
              <w:right w:w="100" w:type="dxa"/>
            </w:tcMar>
          </w:tcPr>
          <w:p w14:paraId="275E33FA" w14:textId="77777777" w:rsidR="001F79F6" w:rsidRDefault="00BC11FB">
            <w:pPr>
              <w:pStyle w:val="Heading3"/>
              <w:keepNext w:val="0"/>
              <w:keepLines w:val="0"/>
              <w:widowControl w:val="0"/>
              <w:spacing w:before="300" w:after="160" w:line="264" w:lineRule="auto"/>
              <w:contextualSpacing w:val="0"/>
              <w:rPr>
                <w:b/>
                <w:color w:val="333333"/>
                <w:sz w:val="36"/>
                <w:szCs w:val="36"/>
              </w:rPr>
            </w:pPr>
            <w:bookmarkStart w:id="150" w:name="_7lt38pre9jic" w:colFirst="0" w:colLast="0"/>
            <w:bookmarkEnd w:id="150"/>
            <w:r>
              <w:rPr>
                <w:b/>
                <w:color w:val="333333"/>
                <w:sz w:val="36"/>
                <w:szCs w:val="36"/>
              </w:rPr>
              <w:t>You have now completed the tutorial.</w:t>
            </w:r>
          </w:p>
          <w:p w14:paraId="63FCD5DC" w14:textId="7556F38B" w:rsidR="001F79F6" w:rsidDel="006F1B60" w:rsidRDefault="00BC11FB">
            <w:pPr>
              <w:widowControl w:val="0"/>
              <w:spacing w:after="160" w:line="240" w:lineRule="auto"/>
              <w:jc w:val="both"/>
              <w:rPr>
                <w:del w:id="151" w:author="Sofia Kluch" w:date="2017-03-20T16:44:00Z"/>
                <w:i/>
                <w:color w:val="333333"/>
              </w:rPr>
            </w:pPr>
            <w:del w:id="152" w:author="Sofia Kluch" w:date="2017-03-20T16:44:00Z">
              <w:r w:rsidDel="006F1B60">
                <w:rPr>
                  <w:i/>
                  <w:color w:val="333333"/>
                </w:rPr>
                <w:delText>Remember, for every 10 points you have at the end of the game we will add $0</w:delText>
              </w:r>
              <w:commentRangeStart w:id="153"/>
              <w:r w:rsidDel="006F1B60">
                <w:rPr>
                  <w:i/>
                  <w:color w:val="333333"/>
                </w:rPr>
                <w:delText>.01 to your bonus.</w:delText>
              </w:r>
              <w:commentRangeEnd w:id="153"/>
              <w:r w:rsidR="002A1E37" w:rsidDel="006F1B60">
                <w:rPr>
                  <w:rStyle w:val="CommentReference"/>
                </w:rPr>
                <w:commentReference w:id="153"/>
              </w:r>
            </w:del>
          </w:p>
          <w:p w14:paraId="75A5432B" w14:textId="77777777" w:rsidR="001F79F6" w:rsidRDefault="00BC11FB">
            <w:pPr>
              <w:widowControl w:val="0"/>
              <w:spacing w:after="160" w:line="240" w:lineRule="auto"/>
              <w:jc w:val="both"/>
              <w:rPr>
                <w:color w:val="333333"/>
              </w:rPr>
            </w:pPr>
            <w:r>
              <w:rPr>
                <w:color w:val="333333"/>
              </w:rPr>
              <w:t>Please wait for the other players to finish reading the instructions.</w:t>
            </w:r>
          </w:p>
          <w:p w14:paraId="600EB830" w14:textId="77777777" w:rsidR="001F79F6" w:rsidRDefault="00BC11FB">
            <w:pPr>
              <w:widowControl w:val="0"/>
              <w:spacing w:after="160" w:line="240" w:lineRule="auto"/>
              <w:jc w:val="both"/>
              <w:rPr>
                <w:color w:val="333333"/>
              </w:rPr>
            </w:pPr>
            <w:r>
              <w:rPr>
                <w:color w:val="333333"/>
              </w:rPr>
              <w:t>When the timer elapses a 'Begin' button will appear below.</w:t>
            </w:r>
          </w:p>
          <w:p w14:paraId="2FBCF51C" w14:textId="77777777" w:rsidR="001F79F6" w:rsidRDefault="001F79F6">
            <w:pPr>
              <w:widowControl w:val="0"/>
              <w:spacing w:line="240" w:lineRule="auto"/>
            </w:pPr>
          </w:p>
        </w:tc>
        <w:tc>
          <w:tcPr>
            <w:tcW w:w="6480" w:type="dxa"/>
            <w:tcMar>
              <w:top w:w="100" w:type="dxa"/>
              <w:left w:w="100" w:type="dxa"/>
              <w:bottom w:w="100" w:type="dxa"/>
              <w:right w:w="100" w:type="dxa"/>
            </w:tcMar>
          </w:tcPr>
          <w:p w14:paraId="7F140DAF" w14:textId="77777777" w:rsidR="001F79F6" w:rsidRDefault="00BC11FB">
            <w:pPr>
              <w:widowControl w:val="0"/>
              <w:spacing w:line="240" w:lineRule="auto"/>
            </w:pPr>
            <w:r>
              <w:rPr>
                <w:noProof/>
              </w:rPr>
              <w:drawing>
                <wp:inline distT="114300" distB="114300" distL="114300" distR="114300" wp14:anchorId="2494CD68" wp14:editId="7B98C3FA">
                  <wp:extent cx="3971925" cy="2514600"/>
                  <wp:effectExtent l="0" t="0" r="0" b="0"/>
                  <wp:docPr id="25" name="image50.png" descr="Screen Shot 2017-03-16 at 11.18.44 AM.png"/>
                  <wp:cNvGraphicFramePr/>
                  <a:graphic xmlns:a="http://schemas.openxmlformats.org/drawingml/2006/main">
                    <a:graphicData uri="http://schemas.openxmlformats.org/drawingml/2006/picture">
                      <pic:pic xmlns:pic="http://schemas.openxmlformats.org/drawingml/2006/picture">
                        <pic:nvPicPr>
                          <pic:cNvPr id="0" name="image50.png" descr="Screen Shot 2017-03-16 at 11.18.44 AM.png"/>
                          <pic:cNvPicPr preferRelativeResize="0"/>
                        </pic:nvPicPr>
                        <pic:blipFill>
                          <a:blip r:embed="rId19"/>
                          <a:srcRect/>
                          <a:stretch>
                            <a:fillRect/>
                          </a:stretch>
                        </pic:blipFill>
                        <pic:spPr>
                          <a:xfrm>
                            <a:off x="0" y="0"/>
                            <a:ext cx="3971925" cy="2514600"/>
                          </a:xfrm>
                          <a:prstGeom prst="rect">
                            <a:avLst/>
                          </a:prstGeom>
                          <a:ln/>
                        </pic:spPr>
                      </pic:pic>
                    </a:graphicData>
                  </a:graphic>
                </wp:inline>
              </w:drawing>
            </w:r>
          </w:p>
        </w:tc>
      </w:tr>
    </w:tbl>
    <w:p w14:paraId="0EE4B453" w14:textId="77777777" w:rsidR="001F79F6" w:rsidRDefault="001F79F6"/>
    <w:sectPr w:rsidR="001F79F6">
      <w:pgSz w:w="15840" w:h="12240"/>
      <w:pgMar w:top="1440" w:right="1440" w:bottom="1440" w:left="1440" w:header="0" w:footer="720" w:gutter="0"/>
      <w:pgNumType w:start="1"/>
      <w:cols w:space="720" w:equalWidth="0">
        <w:col w:w="12960" w:space="0"/>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arken, Stephanie" w:date="2017-03-17T09:28:00Z" w:initials="MS">
    <w:p w14:paraId="49C15041" w14:textId="77777777" w:rsidR="00E243EB" w:rsidRDefault="00E243EB">
      <w:pPr>
        <w:pStyle w:val="CommentText"/>
      </w:pPr>
      <w:r>
        <w:rPr>
          <w:rStyle w:val="CommentReference"/>
        </w:rPr>
        <w:annotationRef/>
      </w:r>
      <w:r>
        <w:t>?</w:t>
      </w:r>
    </w:p>
  </w:comment>
  <w:comment w:id="11" w:author="Sofia Kluch" w:date="2017-03-20T16:30:00Z" w:initials="KS">
    <w:p w14:paraId="56958AD0" w14:textId="4AB81616" w:rsidR="00AD7100" w:rsidRDefault="00AD7100">
      <w:pPr>
        <w:pStyle w:val="CommentText"/>
      </w:pPr>
      <w:r>
        <w:rPr>
          <w:rStyle w:val="CommentReference"/>
        </w:rPr>
        <w:annotationRef/>
      </w:r>
      <w:r>
        <w:t xml:space="preserve">I feel like we need to have two separate terms here. The graphic of the person is an avatar. The geometric symbol your avatar adopts in not an avatar and we blur these throughout. Can we call the guy the avatar and the geometric </w:t>
      </w:r>
      <w:r w:rsidR="00E73E29">
        <w:t>selection</w:t>
      </w:r>
      <w:r>
        <w:t xml:space="preserve"> the </w:t>
      </w:r>
      <w:r w:rsidR="00E73E29">
        <w:t>symbol, code, group, identifier, etc.?</w:t>
      </w:r>
    </w:p>
  </w:comment>
  <w:comment w:id="12" w:author="Marlar, Jenny" w:date="2017-03-17T10:47:00Z" w:initials="MJ">
    <w:p w14:paraId="0A8FF702" w14:textId="6CA8E5F6" w:rsidR="00EE73B7" w:rsidRDefault="00EE73B7">
      <w:pPr>
        <w:pStyle w:val="CommentText"/>
      </w:pPr>
      <w:r>
        <w:rPr>
          <w:rStyle w:val="CommentReference"/>
        </w:rPr>
        <w:annotationRef/>
      </w:r>
      <w:r>
        <w:t xml:space="preserve">Just wondering if these points are going to get confused with points they earn for completing the survey.  We may not want to use points in both. </w:t>
      </w:r>
    </w:p>
  </w:comment>
  <w:comment w:id="13" w:author="Sofia Kluch" w:date="2017-03-20T16:10:00Z" w:initials="KS">
    <w:p w14:paraId="07144799" w14:textId="56C3DF83" w:rsidR="00275936" w:rsidRDefault="00275936">
      <w:pPr>
        <w:pStyle w:val="CommentText"/>
      </w:pPr>
      <w:r>
        <w:rPr>
          <w:rStyle w:val="CommentReference"/>
        </w:rPr>
        <w:annotationRef/>
      </w:r>
      <w:r>
        <w:t xml:space="preserve">Good point. We can switch and use “credits” when referencing incentives </w:t>
      </w:r>
    </w:p>
  </w:comment>
  <w:comment w:id="22" w:author="Sofia Kluch" w:date="2017-03-21T07:49:00Z" w:initials="KS">
    <w:p w14:paraId="0C5510FC" w14:textId="36795ACE" w:rsidR="00397C26" w:rsidRDefault="00397C26" w:rsidP="00397C26">
      <w:pPr>
        <w:pStyle w:val="CommentText"/>
      </w:pPr>
      <w:r>
        <w:rPr>
          <w:rStyle w:val="CommentReference"/>
        </w:rPr>
        <w:annotationRef/>
      </w:r>
      <w:r>
        <w:t xml:space="preserve">PABLO: </w:t>
      </w:r>
      <w:r>
        <w:rPr>
          <w:rStyle w:val="CommentReference"/>
        </w:rPr>
        <w:annotationRef/>
      </w:r>
      <w:r>
        <w:t xml:space="preserve">What do we mean by “are identical”? Perhaps we can say simply that “your avatar choice will not make any difference in the game. The only difference is that your avatar choice will affect:” </w:t>
      </w:r>
    </w:p>
    <w:p w14:paraId="0F35DD49" w14:textId="2076E5A8" w:rsidR="00397C26" w:rsidRDefault="00397C26">
      <w:pPr>
        <w:pStyle w:val="CommentText"/>
      </w:pPr>
    </w:p>
  </w:comment>
  <w:comment w:id="36" w:author="Sofia Kluch" w:date="2017-03-20T16:42:00Z" w:initials="KS">
    <w:p w14:paraId="306D7773" w14:textId="3017A73E" w:rsidR="00E73E29" w:rsidRDefault="00E73E29">
      <w:pPr>
        <w:pStyle w:val="CommentText"/>
      </w:pPr>
      <w:r>
        <w:rPr>
          <w:rStyle w:val="CommentReference"/>
        </w:rPr>
        <w:annotationRef/>
      </w:r>
      <w:r>
        <w:t xml:space="preserve">I think we should add a slide after this one with this content. Ideally with a flow graphic so they can see the different stages of the game. </w:t>
      </w:r>
    </w:p>
  </w:comment>
  <w:comment w:id="67" w:author="Sofia Kluch [2]" w:date="2017-03-21T07:50:00Z" w:initials="KS">
    <w:p w14:paraId="22E4009C" w14:textId="77777777" w:rsidR="00397C26" w:rsidRDefault="00397C26" w:rsidP="00397C26">
      <w:pPr>
        <w:pStyle w:val="CommentText"/>
      </w:pPr>
      <w:r>
        <w:rPr>
          <w:rStyle w:val="CommentReference"/>
        </w:rPr>
        <w:annotationRef/>
      </w:r>
      <w:r>
        <w:t xml:space="preserve">PABLO: </w:t>
      </w:r>
      <w:r>
        <w:t xml:space="preserve">I understand that this is only the case for the “biased” condition, so will this message only show up in biased sessions? </w:t>
      </w:r>
    </w:p>
    <w:p w14:paraId="7893F1B7" w14:textId="51541CDC" w:rsidR="00397C26" w:rsidRDefault="00397C26">
      <w:pPr>
        <w:pStyle w:val="CommentText"/>
      </w:pPr>
    </w:p>
  </w:comment>
  <w:comment w:id="82" w:author="Sofia Kluch" w:date="2017-03-20T16:19:00Z" w:initials="KS">
    <w:p w14:paraId="2551FCBB" w14:textId="1677B298" w:rsidR="00275936" w:rsidRDefault="00275936">
      <w:pPr>
        <w:pStyle w:val="CommentText"/>
      </w:pPr>
      <w:r>
        <w:rPr>
          <w:rStyle w:val="CommentReference"/>
        </w:rPr>
        <w:annotationRef/>
      </w:r>
      <w:r>
        <w:t xml:space="preserve">I found this very confusing the first time around and even after playing I’m not clear on the meaning for the participant. </w:t>
      </w:r>
      <w:r w:rsidR="004579E1">
        <w:t>Does this mean I might be in multiple neighborhoods as a player</w:t>
      </w:r>
      <w:r w:rsidR="00E73E29">
        <w:t xml:space="preserve"> at the same time</w:t>
      </w:r>
      <w:r w:rsidR="004579E1">
        <w:t>? How does that work? Is it relevant to how I play? Can’t I only play in one neighborhood at a time? I would suggest dropping this slide/step entirely unless there is a purpose for adding this complexity to the respondent. When I play I only see my neighborhood so I believe this is both confusing and irrelevant to the participant. I’m not even sure what it means for the one guy who appears to be in all three neighborhoods. He is not literally trading with 11 people while others are only trading with 4, right?</w:t>
      </w:r>
    </w:p>
  </w:comment>
  <w:comment w:id="84" w:author="Sofia Kluch [3]" w:date="2017-03-21T07:50:00Z" w:initials="KS">
    <w:p w14:paraId="6BEE701D" w14:textId="51ABA607" w:rsidR="00397C26" w:rsidRDefault="00397C26">
      <w:pPr>
        <w:pStyle w:val="CommentText"/>
      </w:pPr>
      <w:r>
        <w:rPr>
          <w:rStyle w:val="CommentReference"/>
        </w:rPr>
        <w:annotationRef/>
      </w:r>
      <w:r>
        <w:t xml:space="preserve">PABLO: </w:t>
      </w:r>
      <w:r>
        <w:rPr>
          <w:rStyle w:val="CommentReference"/>
        </w:rPr>
        <w:t>D</w:t>
      </w:r>
      <w:r>
        <w:t>o we really need to explain this to players? It adds a level of complexity that may not be necessary for them to play the game.</w:t>
      </w:r>
    </w:p>
  </w:comment>
  <w:comment w:id="86" w:author="Marken, Stephanie" w:date="2017-03-17T09:32:00Z" w:initials="MS">
    <w:p w14:paraId="1830AB6D" w14:textId="77777777" w:rsidR="00E243EB" w:rsidRDefault="00E243EB">
      <w:pPr>
        <w:pStyle w:val="CommentText"/>
      </w:pPr>
      <w:r>
        <w:rPr>
          <w:rStyle w:val="CommentReference"/>
        </w:rPr>
        <w:annotationRef/>
      </w:r>
      <w:r>
        <w:t>?</w:t>
      </w:r>
    </w:p>
  </w:comment>
  <w:comment w:id="89" w:author="Marlar, Jenny" w:date="2017-03-17T10:56:00Z" w:initials="MJ">
    <w:p w14:paraId="6D30C788" w14:textId="10251C6F" w:rsidR="002A1E37" w:rsidRDefault="002A1E37">
      <w:pPr>
        <w:pStyle w:val="CommentText"/>
      </w:pPr>
      <w:r>
        <w:rPr>
          <w:rStyle w:val="CommentReference"/>
        </w:rPr>
        <w:annotationRef/>
      </w:r>
      <w:r>
        <w:t>Is there a difference between paying and giving points?  Maybe this should just say “pay points to your neighbors.”</w:t>
      </w:r>
    </w:p>
  </w:comment>
  <w:comment w:id="90" w:author="Marken, Stephanie" w:date="2017-03-17T09:33:00Z" w:initials="MS">
    <w:p w14:paraId="1E2D37F6" w14:textId="77777777" w:rsidR="00E243EB" w:rsidRDefault="00E243EB">
      <w:pPr>
        <w:pStyle w:val="CommentText"/>
      </w:pPr>
      <w:r>
        <w:rPr>
          <w:rStyle w:val="CommentReference"/>
        </w:rPr>
        <w:annotationRef/>
      </w:r>
      <w:r>
        <w:t xml:space="preserve">Should we say you will choose between options A and B. </w:t>
      </w:r>
    </w:p>
  </w:comment>
  <w:comment w:id="94" w:author="Marlar, Jenny" w:date="2017-03-17T10:57:00Z" w:initials="MJ">
    <w:p w14:paraId="7AC09354" w14:textId="7AB0CE46" w:rsidR="002A1E37" w:rsidRDefault="002A1E37">
      <w:pPr>
        <w:pStyle w:val="CommentText"/>
      </w:pPr>
      <w:r>
        <w:rPr>
          <w:rStyle w:val="CommentReference"/>
        </w:rPr>
        <w:annotationRef/>
      </w:r>
      <w:r>
        <w:t xml:space="preserve">Why do they gain 100 points if I’ve paid them 50? Is this a typo or this really how it works?   Also, do these points stay constant or is this just an example? If </w:t>
      </w:r>
      <w:proofErr w:type="spellStart"/>
      <w:r>
        <w:t>its</w:t>
      </w:r>
      <w:proofErr w:type="spellEnd"/>
      <w:r>
        <w:t xml:space="preserve"> just an example, we should say that. </w:t>
      </w:r>
    </w:p>
  </w:comment>
  <w:comment w:id="98" w:author="Sofia Kluch [4]" w:date="2017-03-21T07:51:00Z" w:initials="KS">
    <w:p w14:paraId="13FF3654" w14:textId="7C8EDE87" w:rsidR="00397C26" w:rsidRDefault="00397C26">
      <w:pPr>
        <w:pStyle w:val="CommentText"/>
      </w:pPr>
      <w:r>
        <w:rPr>
          <w:rStyle w:val="CommentReference"/>
        </w:rPr>
        <w:annotationRef/>
      </w:r>
      <w:r>
        <w:t xml:space="preserve">PABLO: </w:t>
      </w:r>
      <w:r>
        <w:t xml:space="preserve">Maybe we can simplify these instructions by breaking them down into two decisions, one regarding the </w:t>
      </w:r>
      <w:proofErr w:type="spellStart"/>
      <w:r>
        <w:t>ingroup</w:t>
      </w:r>
      <w:proofErr w:type="spellEnd"/>
      <w:r>
        <w:t xml:space="preserve"> (those with the same avatar as you), and then on a separate slide, those in the outgroup.</w:t>
      </w:r>
    </w:p>
  </w:comment>
  <w:comment w:id="104" w:author="Marken, Stephanie" w:date="2017-03-17T09:37:00Z" w:initials="MS">
    <w:p w14:paraId="47C89728" w14:textId="77777777" w:rsidR="00E243EB" w:rsidRDefault="00E243EB">
      <w:pPr>
        <w:pStyle w:val="CommentText"/>
      </w:pPr>
      <w:r>
        <w:rPr>
          <w:rStyle w:val="CommentReference"/>
        </w:rPr>
        <w:annotationRef/>
      </w:r>
      <w:r>
        <w:t xml:space="preserve">I don’t understand this—is it possible that the avatars inclusions will be helpful to clarifying? </w:t>
      </w:r>
    </w:p>
  </w:comment>
  <w:comment w:id="102" w:author="Sofia Kluch [5]" w:date="2017-03-21T07:52:00Z" w:initials="KS">
    <w:p w14:paraId="0DC0E499" w14:textId="4CF0A6EE" w:rsidR="00397C26" w:rsidRDefault="00397C26">
      <w:pPr>
        <w:pStyle w:val="CommentText"/>
      </w:pPr>
      <w:r>
        <w:rPr>
          <w:rStyle w:val="CommentReference"/>
        </w:rPr>
        <w:annotationRef/>
      </w:r>
      <w:r>
        <w:t xml:space="preserve">PABLO: </w:t>
      </w:r>
      <w:r>
        <w:t>This paragraphs have too many variations of the verb “to choose”. To make it easier for respondents, can we say “those neighbors with that avatar”</w:t>
      </w:r>
    </w:p>
  </w:comment>
  <w:comment w:id="107" w:author="Marken, Stephanie" w:date="2017-03-17T09:37:00Z" w:initials="MS">
    <w:p w14:paraId="755BBB9C" w14:textId="77777777" w:rsidR="00E243EB" w:rsidRDefault="00E243EB">
      <w:pPr>
        <w:pStyle w:val="CommentText"/>
      </w:pPr>
      <w:r>
        <w:rPr>
          <w:rStyle w:val="CommentReference"/>
        </w:rPr>
        <w:annotationRef/>
      </w:r>
      <w:r>
        <w:t xml:space="preserve">Chose what? I assume the avatar will appear here? </w:t>
      </w:r>
    </w:p>
  </w:comment>
  <w:comment w:id="108" w:author="Sofia Kluch" w:date="2017-03-20T16:26:00Z" w:initials="KS">
    <w:p w14:paraId="2040346C" w14:textId="45C225FA" w:rsidR="004579E1" w:rsidRDefault="004579E1">
      <w:pPr>
        <w:pStyle w:val="CommentText"/>
      </w:pPr>
      <w:r>
        <w:rPr>
          <w:rStyle w:val="CommentReference"/>
        </w:rPr>
        <w:annotationRef/>
      </w:r>
      <w:r>
        <w:t>Yes</w:t>
      </w:r>
    </w:p>
  </w:comment>
  <w:comment w:id="106" w:author="Sofia Kluch [6]" w:date="2017-03-21T07:52:00Z" w:initials="KS">
    <w:p w14:paraId="5E5AC6AF" w14:textId="7701A9DC" w:rsidR="00397C26" w:rsidRDefault="00397C26">
      <w:pPr>
        <w:pStyle w:val="CommentText"/>
      </w:pPr>
      <w:r>
        <w:rPr>
          <w:rStyle w:val="CommentReference"/>
        </w:rPr>
        <w:annotationRef/>
      </w:r>
      <w:r>
        <w:t xml:space="preserve">PABLO: </w:t>
      </w:r>
      <w:r>
        <w:t>May be easier to say “3 neighbors with the same avatar as you [show avatar]”, and “2 neighbors with avatar [show avatar]”</w:t>
      </w:r>
    </w:p>
  </w:comment>
  <w:comment w:id="117" w:author="Sofia Kluch" w:date="2017-03-20T16:28:00Z" w:initials="KS">
    <w:p w14:paraId="7362B927" w14:textId="1CE9F62B" w:rsidR="00AD7100" w:rsidRDefault="00AD7100">
      <w:pPr>
        <w:pStyle w:val="CommentText"/>
      </w:pPr>
      <w:r>
        <w:rPr>
          <w:rStyle w:val="CommentReference"/>
        </w:rPr>
        <w:annotationRef/>
      </w:r>
      <w:r>
        <w:t xml:space="preserve">I’m making this change because it feel it was a very important part of the process that was not explained. I don’t get to select per avatar. I am making one selection per group that affects everyone in the group represented by the same geometric shape. </w:t>
      </w:r>
    </w:p>
  </w:comment>
  <w:comment w:id="126" w:author="Sofia Kluch [7]" w:date="2017-03-21T07:52:00Z" w:initials="KS">
    <w:p w14:paraId="780CFAA0" w14:textId="478E95DD" w:rsidR="00397C26" w:rsidRDefault="00397C26">
      <w:pPr>
        <w:pStyle w:val="CommentText"/>
      </w:pPr>
      <w:r>
        <w:rPr>
          <w:rStyle w:val="CommentReference"/>
        </w:rPr>
        <w:annotationRef/>
      </w:r>
      <w:r>
        <w:t xml:space="preserve">PABLO: </w:t>
      </w:r>
      <w:r>
        <w:t>Make sure this only shows up in “biased” conditions.</w:t>
      </w:r>
      <w:bookmarkStart w:id="132" w:name="_GoBack"/>
      <w:bookmarkEnd w:id="132"/>
    </w:p>
  </w:comment>
  <w:comment w:id="127" w:author="Marken, Stephanie" w:date="2017-03-17T09:38:00Z" w:initials="MS">
    <w:p w14:paraId="5B3946F5" w14:textId="77777777" w:rsidR="00E243EB" w:rsidRDefault="00E243EB">
      <w:pPr>
        <w:pStyle w:val="CommentText"/>
      </w:pPr>
      <w:r>
        <w:rPr>
          <w:rStyle w:val="CommentReference"/>
        </w:rPr>
        <w:annotationRef/>
      </w:r>
      <w:r>
        <w:t xml:space="preserve">Why is that important? I’m not following this mention but it keeps being included. </w:t>
      </w:r>
    </w:p>
  </w:comment>
  <w:comment w:id="145" w:author="Marken, Stephanie" w:date="2017-03-17T09:40:00Z" w:initials="MS">
    <w:p w14:paraId="3F640570" w14:textId="77777777" w:rsidR="00BC11FB" w:rsidRDefault="00BC11FB">
      <w:pPr>
        <w:pStyle w:val="CommentText"/>
      </w:pPr>
      <w:r>
        <w:rPr>
          <w:rStyle w:val="CommentReference"/>
        </w:rPr>
        <w:annotationRef/>
      </w:r>
      <w:r>
        <w:t xml:space="preserve">Now we’re choosing yes and no? </w:t>
      </w:r>
    </w:p>
  </w:comment>
  <w:comment w:id="153" w:author="Marlar, Jenny" w:date="2017-03-17T11:03:00Z" w:initials="MJ">
    <w:p w14:paraId="029694E8" w14:textId="78D678EC" w:rsidR="002A1E37" w:rsidRDefault="002A1E37">
      <w:pPr>
        <w:pStyle w:val="CommentText"/>
      </w:pPr>
      <w:r>
        <w:rPr>
          <w:rStyle w:val="CommentReference"/>
        </w:rPr>
        <w:annotationRef/>
      </w:r>
      <w:r>
        <w:t xml:space="preserve">Do we need to remove this since we </w:t>
      </w:r>
      <w:proofErr w:type="spellStart"/>
      <w:r>
        <w:t>cant</w:t>
      </w:r>
      <w:proofErr w:type="spellEnd"/>
      <w:r>
        <w:t xml:space="preserve"> do performance contingent incentives.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C15041" w15:done="0"/>
  <w15:commentEx w15:paraId="56958AD0" w15:done="0"/>
  <w15:commentEx w15:paraId="0A8FF702" w15:done="0"/>
  <w15:commentEx w15:paraId="07144799" w15:paraIdParent="0A8FF702" w15:done="0"/>
  <w15:commentEx w15:paraId="0F35DD49" w15:done="0"/>
  <w15:commentEx w15:paraId="306D7773" w15:done="0"/>
  <w15:commentEx w15:paraId="7893F1B7" w15:done="0"/>
  <w15:commentEx w15:paraId="2551FCBB" w15:done="0"/>
  <w15:commentEx w15:paraId="6BEE701D" w15:done="0"/>
  <w15:commentEx w15:paraId="1830AB6D" w15:done="0"/>
  <w15:commentEx w15:paraId="6D30C788" w15:done="0"/>
  <w15:commentEx w15:paraId="1E2D37F6" w15:done="0"/>
  <w15:commentEx w15:paraId="7AC09354" w15:done="0"/>
  <w15:commentEx w15:paraId="13FF3654" w15:done="0"/>
  <w15:commentEx w15:paraId="47C89728" w15:done="0"/>
  <w15:commentEx w15:paraId="0DC0E499" w15:done="0"/>
  <w15:commentEx w15:paraId="755BBB9C" w15:done="0"/>
  <w15:commentEx w15:paraId="2040346C" w15:paraIdParent="755BBB9C" w15:done="0"/>
  <w15:commentEx w15:paraId="5E5AC6AF" w15:done="0"/>
  <w15:commentEx w15:paraId="7362B927" w15:done="0"/>
  <w15:commentEx w15:paraId="780CFAA0" w15:done="0"/>
  <w15:commentEx w15:paraId="5B3946F5" w15:done="0"/>
  <w15:commentEx w15:paraId="3F640570" w15:done="0"/>
  <w15:commentEx w15:paraId="029694E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75202B"/>
    <w:multiLevelType w:val="multilevel"/>
    <w:tmpl w:val="355A259A"/>
    <w:lvl w:ilvl="0">
      <w:start w:val="1"/>
      <w:numFmt w:val="decimal"/>
      <w:lvlText w:val="%1."/>
      <w:lvlJc w:val="left"/>
      <w:pPr>
        <w:ind w:left="720" w:firstLine="360"/>
      </w:pPr>
      <w:rPr>
        <w:rFonts w:ascii="Arial" w:eastAsia="Arial" w:hAnsi="Arial" w:cs="Arial"/>
        <w:color w:val="333333"/>
        <w:u w:val="none"/>
        <w:shd w:val="clear" w:color="auto" w:fill="EEEEE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21836912"/>
    <w:multiLevelType w:val="multilevel"/>
    <w:tmpl w:val="355A259A"/>
    <w:lvl w:ilvl="0">
      <w:start w:val="1"/>
      <w:numFmt w:val="decimal"/>
      <w:lvlText w:val="%1."/>
      <w:lvlJc w:val="left"/>
      <w:pPr>
        <w:ind w:left="720" w:firstLine="360"/>
      </w:pPr>
      <w:rPr>
        <w:rFonts w:ascii="Arial" w:eastAsia="Arial" w:hAnsi="Arial" w:cs="Arial"/>
        <w:color w:val="333333"/>
        <w:u w:val="none"/>
        <w:shd w:val="clear" w:color="auto" w:fill="EEEEE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lar, Jenny">
    <w15:presenceInfo w15:providerId="AD" w15:userId="S-1-5-21-2101819216-1804018624-262303683-30352"/>
  </w15:person>
  <w15:person w15:author="Sofia Kluch">
    <w15:presenceInfo w15:providerId="AD" w15:userId="S-1-5-21-2101819216-1804018624-262303683-25361"/>
  </w15:person>
  <w15:person w15:author="Marken, Stephanie">
    <w15:presenceInfo w15:providerId="AD" w15:userId="S-1-5-21-2101819216-1804018624-262303683-48178"/>
  </w15:person>
  <w15:person w15:author="Sofia Kluch">
    <w15:presenceInfo w15:providerId="AD" w15:userId="S-1-5-21-2101819216-1804018624-262303683-25361"/>
  </w15:person>
  <w15:person w15:author="Sofia Kluch [2]">
    <w15:presenceInfo w15:providerId="AD" w15:userId="S-1-5-21-2101819216-1804018624-262303683-25361"/>
  </w15:person>
  <w15:person w15:author="Sofia Kluch [3]">
    <w15:presenceInfo w15:providerId="AD" w15:userId="S-1-5-21-2101819216-1804018624-262303683-25361"/>
  </w15:person>
  <w15:person w15:author="Sofia Kluch [4]">
    <w15:presenceInfo w15:providerId="AD" w15:userId="S-1-5-21-2101819216-1804018624-262303683-25361"/>
  </w15:person>
  <w15:person w15:author="Sofia Kluch [5]">
    <w15:presenceInfo w15:providerId="AD" w15:userId="S-1-5-21-2101819216-1804018624-262303683-25361"/>
  </w15:person>
  <w15:person w15:author="Sofia Kluch [6]">
    <w15:presenceInfo w15:providerId="AD" w15:userId="S-1-5-21-2101819216-1804018624-262303683-25361"/>
  </w15:person>
  <w15:person w15:author="Sofia Kluch [7]">
    <w15:presenceInfo w15:providerId="AD" w15:userId="S-1-5-21-2101819216-1804018624-262303683-253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9F6"/>
    <w:rsid w:val="001B03F9"/>
    <w:rsid w:val="001F79F6"/>
    <w:rsid w:val="00275936"/>
    <w:rsid w:val="002A1E37"/>
    <w:rsid w:val="00397C26"/>
    <w:rsid w:val="004579E1"/>
    <w:rsid w:val="00477E97"/>
    <w:rsid w:val="006F1B60"/>
    <w:rsid w:val="00AD7100"/>
    <w:rsid w:val="00BC11FB"/>
    <w:rsid w:val="00E243EB"/>
    <w:rsid w:val="00E73E29"/>
    <w:rsid w:val="00EE7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D87BE"/>
  <w15:docId w15:val="{1E1EE351-BCCD-49BE-8775-FD7E2F149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CommentReference">
    <w:name w:val="annotation reference"/>
    <w:basedOn w:val="DefaultParagraphFont"/>
    <w:uiPriority w:val="99"/>
    <w:semiHidden/>
    <w:unhideWhenUsed/>
    <w:rsid w:val="00E243EB"/>
    <w:rPr>
      <w:sz w:val="16"/>
      <w:szCs w:val="16"/>
    </w:rPr>
  </w:style>
  <w:style w:type="paragraph" w:styleId="CommentText">
    <w:name w:val="annotation text"/>
    <w:basedOn w:val="Normal"/>
    <w:link w:val="CommentTextChar"/>
    <w:uiPriority w:val="99"/>
    <w:semiHidden/>
    <w:unhideWhenUsed/>
    <w:rsid w:val="00E243EB"/>
    <w:pPr>
      <w:spacing w:line="240" w:lineRule="auto"/>
    </w:pPr>
    <w:rPr>
      <w:sz w:val="20"/>
      <w:szCs w:val="20"/>
    </w:rPr>
  </w:style>
  <w:style w:type="character" w:customStyle="1" w:styleId="CommentTextChar">
    <w:name w:val="Comment Text Char"/>
    <w:basedOn w:val="DefaultParagraphFont"/>
    <w:link w:val="CommentText"/>
    <w:uiPriority w:val="99"/>
    <w:semiHidden/>
    <w:rsid w:val="00E243EB"/>
    <w:rPr>
      <w:sz w:val="20"/>
      <w:szCs w:val="20"/>
    </w:rPr>
  </w:style>
  <w:style w:type="paragraph" w:styleId="CommentSubject">
    <w:name w:val="annotation subject"/>
    <w:basedOn w:val="CommentText"/>
    <w:next w:val="CommentText"/>
    <w:link w:val="CommentSubjectChar"/>
    <w:uiPriority w:val="99"/>
    <w:semiHidden/>
    <w:unhideWhenUsed/>
    <w:rsid w:val="00E243EB"/>
    <w:rPr>
      <w:b/>
      <w:bCs/>
    </w:rPr>
  </w:style>
  <w:style w:type="character" w:customStyle="1" w:styleId="CommentSubjectChar">
    <w:name w:val="Comment Subject Char"/>
    <w:basedOn w:val="CommentTextChar"/>
    <w:link w:val="CommentSubject"/>
    <w:uiPriority w:val="99"/>
    <w:semiHidden/>
    <w:rsid w:val="00E243EB"/>
    <w:rPr>
      <w:b/>
      <w:bCs/>
      <w:sz w:val="20"/>
      <w:szCs w:val="20"/>
    </w:rPr>
  </w:style>
  <w:style w:type="paragraph" w:styleId="BalloonText">
    <w:name w:val="Balloon Text"/>
    <w:basedOn w:val="Normal"/>
    <w:link w:val="BalloonTextChar"/>
    <w:uiPriority w:val="99"/>
    <w:semiHidden/>
    <w:unhideWhenUsed/>
    <w:rsid w:val="00E243E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43EB"/>
    <w:rPr>
      <w:rFonts w:ascii="Segoe UI" w:hAnsi="Segoe UI" w:cs="Segoe UI"/>
      <w:sz w:val="18"/>
      <w:szCs w:val="18"/>
    </w:rPr>
  </w:style>
  <w:style w:type="paragraph" w:styleId="ListParagraph">
    <w:name w:val="List Paragraph"/>
    <w:basedOn w:val="Normal"/>
    <w:uiPriority w:val="34"/>
    <w:qFormat/>
    <w:rsid w:val="00E73E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787</Words>
  <Characters>4489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Gallup</Company>
  <LinksUpToDate>false</LinksUpToDate>
  <CharactersWithSpaces>5266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Marken, Stephanie</dc:creator>
  <cp:lastModifiedBy>Kluch, Sofia</cp:lastModifiedBy>
  <cp:revision>2</cp:revision>
  <dcterms:created xsi:type="dcterms:W3CDTF">2017-03-21T11:53:00Z</dcterms:created>
  <dcterms:modified xsi:type="dcterms:W3CDTF">2017-03-21T11:53:00Z</dcterms:modified>
</cp:coreProperties>
</file>